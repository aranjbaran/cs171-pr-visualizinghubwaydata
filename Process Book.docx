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086776">
      <w:pPr>
        <w:jc w:val="both"/>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AF43865" w14:textId="77777777" w:rsidR="00553ED4" w:rsidRDefault="000C6E75" w:rsidP="00086776">
          <w:pPr>
            <w:pStyle w:val="TOC1"/>
            <w:jc w:val="both"/>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553ED4" w:rsidRPr="00AF5ABE">
            <w:rPr>
              <w:rFonts w:asciiTheme="majorHAnsi" w:hAnsiTheme="majorHAnsi" w:cs="Arial"/>
              <w:bCs/>
              <w:color w:val="000000"/>
              <w:shd w:val="clear" w:color="auto" w:fill="FFFFFF"/>
            </w:rPr>
            <w:t>BACKGROUND AND MOTIVATION</w:t>
          </w:r>
          <w:r w:rsidR="00553ED4">
            <w:tab/>
          </w:r>
          <w:r w:rsidR="00553ED4">
            <w:fldChar w:fldCharType="begin"/>
          </w:r>
          <w:r w:rsidR="00553ED4">
            <w:instrText xml:space="preserve"> PAGEREF _Toc290918609 \h </w:instrText>
          </w:r>
          <w:r w:rsidR="00553ED4">
            <w:fldChar w:fldCharType="separate"/>
          </w:r>
          <w:r w:rsidR="004109D4">
            <w:t>2</w:t>
          </w:r>
          <w:r w:rsidR="00553ED4">
            <w:fldChar w:fldCharType="end"/>
          </w:r>
        </w:p>
        <w:p w14:paraId="46245115"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OVERVIEW</w:t>
          </w:r>
          <w:r>
            <w:tab/>
          </w:r>
          <w:r>
            <w:fldChar w:fldCharType="begin"/>
          </w:r>
          <w:r>
            <w:instrText xml:space="preserve"> PAGEREF _Toc290918610 \h </w:instrText>
          </w:r>
          <w:r>
            <w:fldChar w:fldCharType="separate"/>
          </w:r>
          <w:r w:rsidR="004109D4">
            <w:t>3</w:t>
          </w:r>
          <w:r>
            <w:fldChar w:fldCharType="end"/>
          </w:r>
        </w:p>
        <w:p w14:paraId="7A477D06"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QUESTIONS</w:t>
          </w:r>
          <w:r>
            <w:tab/>
          </w:r>
          <w:r>
            <w:fldChar w:fldCharType="begin"/>
          </w:r>
          <w:r>
            <w:instrText xml:space="preserve"> PAGEREF _Toc290918611 \h </w:instrText>
          </w:r>
          <w:r>
            <w:fldChar w:fldCharType="separate"/>
          </w:r>
          <w:r w:rsidR="004109D4">
            <w:t>4</w:t>
          </w:r>
          <w:r>
            <w:fldChar w:fldCharType="end"/>
          </w:r>
        </w:p>
        <w:p w14:paraId="23944CB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DATA AND DATA PROCESSING</w:t>
          </w:r>
          <w:r>
            <w:tab/>
          </w:r>
          <w:r>
            <w:fldChar w:fldCharType="begin"/>
          </w:r>
          <w:r>
            <w:instrText xml:space="preserve"> PAGEREF _Toc290918612 \h </w:instrText>
          </w:r>
          <w:r>
            <w:fldChar w:fldCharType="separate"/>
          </w:r>
          <w:r w:rsidR="004109D4">
            <w:t>4</w:t>
          </w:r>
          <w:r>
            <w:fldChar w:fldCharType="end"/>
          </w:r>
        </w:p>
        <w:p w14:paraId="0B4EB902"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EXPLORATORY DATA ANALYSIS</w:t>
          </w:r>
          <w:r>
            <w:tab/>
          </w:r>
          <w:r>
            <w:fldChar w:fldCharType="begin"/>
          </w:r>
          <w:r>
            <w:instrText xml:space="preserve"> PAGEREF _Toc290918613 \h </w:instrText>
          </w:r>
          <w:r>
            <w:fldChar w:fldCharType="separate"/>
          </w:r>
          <w:r w:rsidR="004109D4">
            <w:t>5</w:t>
          </w:r>
          <w:r>
            <w:fldChar w:fldCharType="end"/>
          </w:r>
        </w:p>
        <w:p w14:paraId="661C36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DESIGN EVOLUTION</w:t>
          </w:r>
          <w:r>
            <w:tab/>
          </w:r>
          <w:r>
            <w:fldChar w:fldCharType="begin"/>
          </w:r>
          <w:r>
            <w:instrText xml:space="preserve"> PAGEREF _Toc290918614 \h </w:instrText>
          </w:r>
          <w:r>
            <w:fldChar w:fldCharType="separate"/>
          </w:r>
          <w:r w:rsidR="004109D4">
            <w:t>5</w:t>
          </w:r>
          <w:r>
            <w:fldChar w:fldCharType="end"/>
          </w:r>
        </w:p>
        <w:p w14:paraId="63687B1A"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IMPLEMENTATION</w:t>
          </w:r>
          <w:r>
            <w:tab/>
          </w:r>
          <w:r>
            <w:fldChar w:fldCharType="begin"/>
          </w:r>
          <w:r>
            <w:instrText xml:space="preserve"> PAGEREF _Toc290918615 \h </w:instrText>
          </w:r>
          <w:r>
            <w:fldChar w:fldCharType="separate"/>
          </w:r>
          <w:r w:rsidR="004109D4">
            <w:t>6</w:t>
          </w:r>
          <w:r>
            <w:fldChar w:fldCharType="end"/>
          </w:r>
        </w:p>
        <w:p w14:paraId="3A4792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EVALUATION</w:t>
          </w:r>
          <w:r>
            <w:tab/>
          </w:r>
          <w:r>
            <w:fldChar w:fldCharType="begin"/>
          </w:r>
          <w:r>
            <w:instrText xml:space="preserve"> PAGEREF _Toc290918616 \h </w:instrText>
          </w:r>
          <w:r>
            <w:fldChar w:fldCharType="separate"/>
          </w:r>
          <w:r w:rsidR="004109D4">
            <w:t>8</w:t>
          </w:r>
          <w:r>
            <w:fldChar w:fldCharType="end"/>
          </w:r>
        </w:p>
        <w:p w14:paraId="66D0D977"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CURRENT PROBLEMS</w:t>
          </w:r>
          <w:r>
            <w:tab/>
          </w:r>
          <w:r>
            <w:fldChar w:fldCharType="begin"/>
          </w:r>
          <w:r>
            <w:instrText xml:space="preserve"> PAGEREF _Toc290918617 \h </w:instrText>
          </w:r>
          <w:r>
            <w:fldChar w:fldCharType="separate"/>
          </w:r>
          <w:r w:rsidR="004109D4">
            <w:t>9</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2" w:name="_Toc143582099"/>
      <w:bookmarkEnd w:id="0"/>
      <w:bookmarkEnd w:id="1"/>
      <w:r>
        <w:br w:type="page"/>
      </w:r>
      <w:bookmarkEnd w:id="2"/>
    </w:p>
    <w:p w14:paraId="2E3A5072"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3" w:name="_Toc290918609"/>
      <w:r w:rsidRPr="00086776">
        <w:rPr>
          <w:rFonts w:asciiTheme="majorHAnsi" w:hAnsiTheme="majorHAnsi" w:cs="Arial"/>
          <w:bCs/>
          <w:color w:val="000000"/>
          <w:szCs w:val="28"/>
          <w:shd w:val="clear" w:color="auto" w:fill="FFFFFF"/>
        </w:rPr>
        <w:lastRenderedPageBreak/>
        <w:t>BACKGROUND AND MOTIVATION</w:t>
      </w:r>
      <w:bookmarkEnd w:id="3"/>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50F0ECFE" w14:textId="77777777"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bikeshare usage and interesting trends to be discovered in the data. Since there are so many ways that a person can use these bikes, it makes for a very compelling study for creating visualizations.</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53463368" w:rsidR="00AB6690" w:rsidRPr="00086776" w:rsidRDefault="00CD5566" w:rsidP="00086776">
      <w:pPr>
        <w:pStyle w:val="BlockHeadings"/>
        <w:jc w:val="both"/>
        <w:rPr>
          <w:rFonts w:asciiTheme="majorHAnsi" w:hAnsiTheme="majorHAnsi" w:cs="Arial"/>
          <w:bCs/>
          <w:color w:val="000000"/>
          <w:szCs w:val="28"/>
          <w:shd w:val="clear" w:color="auto" w:fill="FFFFFF"/>
        </w:rPr>
      </w:pPr>
      <w:bookmarkStart w:id="4" w:name="_Toc290918610"/>
      <w:r w:rsidRPr="00086776">
        <w:rPr>
          <w:rFonts w:asciiTheme="majorHAnsi" w:hAnsiTheme="majorHAnsi" w:cs="Arial"/>
          <w:bCs/>
          <w:color w:val="000000"/>
          <w:szCs w:val="28"/>
          <w:shd w:val="clear" w:color="auto" w:fill="FFFFFF"/>
        </w:rPr>
        <w:lastRenderedPageBreak/>
        <w:t>OVERVIEW</w:t>
      </w:r>
      <w:bookmarkEnd w:id="4"/>
      <w:r w:rsidRPr="00086776">
        <w:rPr>
          <w:rFonts w:asciiTheme="majorHAnsi" w:hAnsiTheme="majorHAnsi" w:cs="Arial"/>
          <w:bCs/>
          <w:color w:val="000000"/>
          <w:szCs w:val="28"/>
          <w:shd w:val="clear" w:color="auto" w:fill="FFFFFF"/>
        </w:rPr>
        <w:t xml:space="preserve"> </w:t>
      </w:r>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day, time, location, weather, and type of user. Specifically, we would like to learn whether or not more Hubways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w:t>
      </w:r>
      <w:r w:rsidR="00CF68CE" w:rsidRPr="00086776">
        <w:rPr>
          <w:rFonts w:ascii="Calibri" w:hAnsi="Calibri" w:cs="Arial"/>
          <w:color w:val="000000"/>
          <w:sz w:val="28"/>
          <w:szCs w:val="28"/>
          <w:shd w:val="clear" w:color="auto" w:fill="FFFFFF"/>
        </w:rPr>
        <w:t>ostly used by casual users, Hubway</w:t>
      </w:r>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086776">
      <w:pPr>
        <w:pStyle w:val="BlockHeadings"/>
        <w:jc w:val="both"/>
        <w:rPr>
          <w:rFonts w:asciiTheme="majorHAnsi" w:hAnsiTheme="majorHAnsi" w:cs="Arial"/>
          <w:bCs/>
          <w:color w:val="000000"/>
          <w:szCs w:val="28"/>
          <w:shd w:val="clear" w:color="auto" w:fill="FFFFFF"/>
        </w:rPr>
      </w:pPr>
      <w:bookmarkStart w:id="5" w:name="_Toc290918611"/>
      <w:r w:rsidRPr="00086776">
        <w:rPr>
          <w:rFonts w:asciiTheme="majorHAnsi" w:hAnsiTheme="majorHAnsi" w:cs="Arial"/>
          <w:bCs/>
          <w:color w:val="000000"/>
          <w:szCs w:val="28"/>
          <w:shd w:val="clear" w:color="auto" w:fill="FFFFFF"/>
        </w:rPr>
        <w:lastRenderedPageBreak/>
        <w:t>QUESTIONS</w:t>
      </w:r>
      <w:bookmarkEnd w:id="5"/>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 w:name="_Toc290917381"/>
      <w:r w:rsidRPr="00086776">
        <w:rPr>
          <w:rFonts w:ascii="Calibri" w:hAnsi="Calibri" w:cs="Arial"/>
          <w:bCs/>
          <w:color w:val="000000"/>
          <w:sz w:val="28"/>
          <w:szCs w:val="28"/>
          <w:shd w:val="clear" w:color="auto" w:fill="FFFFFF"/>
        </w:rPr>
        <w:t xml:space="preserve">We are trying to answer questions regarding the pattern of usage of Hubway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6"/>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7" w:name="_Toc290918612"/>
      <w:r w:rsidRPr="00086776">
        <w:rPr>
          <w:rFonts w:asciiTheme="majorHAnsi" w:hAnsiTheme="majorHAnsi" w:cs="Arial"/>
          <w:bCs/>
          <w:color w:val="000000"/>
          <w:szCs w:val="28"/>
          <w:shd w:val="clear" w:color="auto" w:fill="FFFFFF"/>
        </w:rPr>
        <w:t>DATA AND DATA PROCESSING</w:t>
      </w:r>
      <w:bookmarkEnd w:id="7"/>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6E76C6"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e collecting our data from the H</w:t>
      </w:r>
      <w:r w:rsidRPr="00086776">
        <w:rPr>
          <w:rFonts w:ascii="Calibri" w:hAnsi="Calibri" w:cs="Arial"/>
          <w:color w:val="000000"/>
          <w:sz w:val="28"/>
          <w:szCs w:val="28"/>
          <w:shd w:val="clear" w:color="auto" w:fill="FFFFFF"/>
        </w:rPr>
        <w:t xml:space="preserve">ubway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csv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csv files from the Hubway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One 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csv file from a public GitH</w:t>
      </w:r>
      <w:r w:rsidRPr="00086776">
        <w:rPr>
          <w:rFonts w:ascii="Calibri" w:hAnsi="Calibri" w:cs="Arial"/>
          <w:color w:val="000000"/>
          <w:sz w:val="28"/>
          <w:szCs w:val="28"/>
          <w:shd w:val="clear" w:color="auto" w:fill="FFFFFF"/>
        </w:rPr>
        <w:t>ub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4538D2A" w14:textId="1A7D28A6" w:rsidR="006D147D" w:rsidRPr="00086776" w:rsidRDefault="006D147D" w:rsidP="00086776">
      <w:pPr>
        <w:pStyle w:val="BlockHeadings"/>
        <w:jc w:val="both"/>
        <w:rPr>
          <w:rFonts w:asciiTheme="majorHAnsi" w:hAnsiTheme="majorHAnsi" w:cs="Arial"/>
          <w:bCs/>
          <w:color w:val="000000"/>
          <w:szCs w:val="28"/>
          <w:shd w:val="clear" w:color="auto" w:fill="FFFFFF"/>
        </w:rPr>
      </w:pPr>
      <w:bookmarkStart w:id="8" w:name="_Toc290918613"/>
      <w:r w:rsidRPr="00086776">
        <w:rPr>
          <w:rFonts w:asciiTheme="majorHAnsi" w:hAnsiTheme="majorHAnsi" w:cs="Arial"/>
          <w:bCs/>
          <w:color w:val="000000"/>
          <w:szCs w:val="28"/>
          <w:shd w:val="clear" w:color="auto" w:fill="FFFFFF"/>
        </w:rPr>
        <w:lastRenderedPageBreak/>
        <w:t>EXPLORATORY DATA ANALYSIS</w:t>
      </w:r>
      <w:bookmarkEnd w:id="8"/>
    </w:p>
    <w:p w14:paraId="1B4DD791" w14:textId="77777777" w:rsidR="006D147D" w:rsidRPr="00086776" w:rsidRDefault="006D147D" w:rsidP="00086776">
      <w:pPr>
        <w:shd w:val="clear" w:color="auto" w:fill="FFFFFF"/>
        <w:spacing w:line="360" w:lineRule="atLeast"/>
        <w:jc w:val="both"/>
        <w:rPr>
          <w:rFonts w:ascii="Helvetica" w:hAnsi="Helvetica"/>
          <w:color w:val="000000"/>
          <w:sz w:val="28"/>
          <w:szCs w:val="28"/>
        </w:rPr>
      </w:pPr>
    </w:p>
    <w:p w14:paraId="188991E1" w14:textId="4567791B" w:rsidR="008C652F" w:rsidRPr="00086776"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Hubway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025611A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45A0DEEF" w14:textId="3FD51AA0" w:rsidR="00332BE9" w:rsidRPr="00086776" w:rsidRDefault="00332BE9" w:rsidP="00086776">
      <w:pPr>
        <w:pStyle w:val="BlockHeadings"/>
        <w:jc w:val="both"/>
        <w:rPr>
          <w:rFonts w:asciiTheme="majorHAnsi" w:hAnsiTheme="majorHAnsi" w:cs="Arial"/>
          <w:bCs/>
          <w:color w:val="000000"/>
          <w:szCs w:val="28"/>
          <w:shd w:val="clear" w:color="auto" w:fill="FFFFFF"/>
        </w:rPr>
      </w:pPr>
      <w:bookmarkStart w:id="9" w:name="_Toc290918614"/>
      <w:r w:rsidRPr="00086776">
        <w:rPr>
          <w:rFonts w:asciiTheme="majorHAnsi" w:hAnsiTheme="majorHAnsi" w:cs="Arial"/>
          <w:bCs/>
          <w:color w:val="000000"/>
          <w:szCs w:val="28"/>
          <w:shd w:val="clear" w:color="auto" w:fill="FFFFFF"/>
        </w:rPr>
        <w:t>DESIGN EVOLUTION</w:t>
      </w:r>
      <w:bookmarkEnd w:id="9"/>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A2BA83A" w14:textId="77B9B426" w:rsidR="00850AAE" w:rsidRPr="00086776"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sidR="003B5B1E">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t>
      </w:r>
      <w:r w:rsidR="00C035A8" w:rsidRPr="00086776">
        <w:rPr>
          <w:rFonts w:ascii="Calibri" w:hAnsi="Calibri"/>
          <w:color w:val="000000"/>
          <w:sz w:val="28"/>
          <w:szCs w:val="28"/>
        </w:rPr>
        <w:t xml:space="preserve">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allow the user to select a specified time range during a day. For example, a user may want to see the average fullness around 9am for a station on a selected brush of dates so on the map visualization, the station color gradients would update to show this change. 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commentRangeStart w:id="10"/>
      <w:r w:rsidR="000363E7" w:rsidRPr="00086776">
        <w:rPr>
          <w:rFonts w:ascii="Calibri" w:hAnsi="Calibri"/>
          <w:color w:val="000000"/>
          <w:sz w:val="28"/>
          <w:szCs w:val="28"/>
        </w:rPr>
        <w:t>We also decided to encode the stations by size according to their bike capacity, which would be constant over time</w:t>
      </w:r>
      <w:commentRangeEnd w:id="10"/>
      <w:r w:rsidR="006E76C6">
        <w:rPr>
          <w:rStyle w:val="CommentReference"/>
        </w:rPr>
        <w:commentReference w:id="10"/>
      </w:r>
      <w:r w:rsidR="000363E7" w:rsidRPr="00086776">
        <w:rPr>
          <w:rFonts w:ascii="Calibri" w:hAnsi="Calibri"/>
          <w:color w:val="000000"/>
          <w:sz w:val="28"/>
          <w:szCs w:val="28"/>
        </w:rPr>
        <w:t>.</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n, and also whether larger stations are fuller than smaller ones and vice versa. This insight would also prove valuable for Hubway because they would be able to see which stations need more bikes and which could have fewer bikes. For example, it would also allow users to optimize the time that they go to stations if there are repeat users (registered) and find that they often do not find bikes at a certain station.</w:t>
      </w:r>
    </w:p>
    <w:p w14:paraId="600C0F12" w14:textId="77777777" w:rsidR="00D57593" w:rsidRPr="00086776" w:rsidRDefault="00D57593" w:rsidP="00086776">
      <w:pPr>
        <w:shd w:val="clear" w:color="auto" w:fill="FFFFFF"/>
        <w:spacing w:line="360" w:lineRule="atLeast"/>
        <w:jc w:val="both"/>
        <w:rPr>
          <w:rFonts w:ascii="Helvetica" w:hAnsi="Helvetica"/>
          <w:color w:val="000000"/>
          <w:sz w:val="28"/>
          <w:szCs w:val="28"/>
        </w:rPr>
      </w:pPr>
    </w:p>
    <w:p w14:paraId="28D48200" w14:textId="47A5937E" w:rsidR="00303922" w:rsidRPr="00086776" w:rsidRDefault="00303922" w:rsidP="00086776">
      <w:pPr>
        <w:pStyle w:val="BlockHeadings"/>
        <w:jc w:val="both"/>
        <w:rPr>
          <w:rFonts w:asciiTheme="majorHAnsi" w:hAnsiTheme="majorHAnsi" w:cs="Arial"/>
          <w:bCs/>
          <w:color w:val="000000"/>
          <w:szCs w:val="28"/>
          <w:shd w:val="clear" w:color="auto" w:fill="FFFFFF"/>
        </w:rPr>
      </w:pPr>
      <w:bookmarkStart w:id="11" w:name="_Toc290918615"/>
      <w:r w:rsidRPr="00086776">
        <w:rPr>
          <w:rFonts w:asciiTheme="majorHAnsi" w:hAnsiTheme="majorHAnsi" w:cs="Arial"/>
          <w:bCs/>
          <w:color w:val="000000"/>
          <w:szCs w:val="28"/>
          <w:shd w:val="clear" w:color="auto" w:fill="FFFFFF"/>
        </w:rPr>
        <w:t>IMPLEMENTATION</w:t>
      </w:r>
      <w:bookmarkEnd w:id="11"/>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17218AE3"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Hubway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 xml:space="preserve">of each station’s SVG element will be proportional to the percent fullness of the bikes in relation to their absolute capacity. In other words, a station who has all their bikes available, (100% full), would have a fully saturated hue of </w:t>
      </w:r>
      <w:del w:id="12" w:author="Samantha Udolf" w:date="2015-05-03T18:29:00Z">
        <w:r w:rsidR="00703FF4" w:rsidRPr="00086776" w:rsidDel="006E76C6">
          <w:rPr>
            <w:rFonts w:ascii="Calibri" w:hAnsi="Calibri"/>
            <w:color w:val="000000"/>
            <w:sz w:val="28"/>
            <w:szCs w:val="28"/>
          </w:rPr>
          <w:delText>green</w:delText>
        </w:r>
      </w:del>
      <w:ins w:id="13" w:author="Samantha Udolf" w:date="2015-05-03T18:29:00Z">
        <w:r w:rsidR="006E76C6">
          <w:rPr>
            <w:rFonts w:ascii="Calibri" w:hAnsi="Calibri"/>
            <w:color w:val="000000"/>
            <w:sz w:val="28"/>
            <w:szCs w:val="28"/>
          </w:rPr>
          <w:t>red</w:t>
        </w:r>
      </w:ins>
      <w:r w:rsidR="00703FF4" w:rsidRPr="00086776">
        <w:rPr>
          <w:rFonts w:ascii="Calibri" w:hAnsi="Calibri"/>
          <w:color w:val="000000"/>
          <w:sz w:val="28"/>
          <w:szCs w:val="28"/>
        </w:rPr>
        <w:t>,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are a casual or registered user, and if they are a 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58A3260B">
            <wp:extent cx="4572000" cy="19742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1974273"/>
                    </a:xfrm>
                    <a:prstGeom prst="rect">
                      <a:avLst/>
                    </a:prstGeom>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1878C9C9"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w:t>
      </w:r>
      <w:ins w:id="14" w:author="Samantha Udolf" w:date="2015-05-03T18:31:00Z">
        <w:r w:rsidR="006E76C6">
          <w:rPr>
            <w:rFonts w:ascii="Calibri" w:hAnsi="Calibri"/>
            <w:color w:val="000000"/>
            <w:sz w:val="28"/>
            <w:szCs w:val="28"/>
          </w:rPr>
          <w:t xml:space="preserve">, </w:t>
        </w:r>
      </w:ins>
      <w:del w:id="15" w:author="Samantha Udolf" w:date="2015-05-03T18:31:00Z">
        <w:r w:rsidR="005D30C3" w:rsidRPr="00086776" w:rsidDel="006E76C6">
          <w:rPr>
            <w:rFonts w:ascii="Calibri" w:hAnsi="Calibri"/>
            <w:color w:val="000000"/>
            <w:sz w:val="28"/>
            <w:szCs w:val="28"/>
          </w:rPr>
          <w:delText xml:space="preserve"> and </w:delText>
        </w:r>
      </w:del>
      <w:r w:rsidR="005D30C3" w:rsidRPr="00086776">
        <w:rPr>
          <w:rFonts w:ascii="Calibri" w:hAnsi="Calibri"/>
          <w:color w:val="000000"/>
          <w:sz w:val="28"/>
          <w:szCs w:val="28"/>
        </w:rPr>
        <w:t>the brush of the time of day element</w:t>
      </w:r>
      <w:ins w:id="16" w:author="Samantha Udolf" w:date="2015-05-03T18:32:00Z">
        <w:r w:rsidR="006E76C6">
          <w:rPr>
            <w:rFonts w:ascii="Calibri" w:hAnsi="Calibri"/>
            <w:color w:val="000000"/>
            <w:sz w:val="28"/>
            <w:szCs w:val="28"/>
          </w:rPr>
          <w:t>, and what station is selected</w:t>
        </w:r>
      </w:ins>
      <w:r w:rsidR="005D30C3" w:rsidRPr="00086776">
        <w:rPr>
          <w:rFonts w:ascii="Calibri" w:hAnsi="Calibri"/>
          <w:color w:val="000000"/>
          <w:sz w:val="28"/>
          <w:szCs w:val="28"/>
        </w:rPr>
        <w: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3D9723E0"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w:t>
      </w:r>
      <w:ins w:id="17" w:author="Samantha Udolf" w:date="2015-05-03T18:31:00Z">
        <w:r w:rsidR="006E76C6">
          <w:rPr>
            <w:rFonts w:ascii="Calibri" w:hAnsi="Calibri"/>
            <w:color w:val="000000"/>
            <w:sz w:val="28"/>
            <w:szCs w:val="28"/>
          </w:rPr>
          <w:t xml:space="preserve">, </w:t>
        </w:r>
      </w:ins>
      <w:del w:id="18" w:author="Samantha Udolf" w:date="2015-05-03T18:31:00Z">
        <w:r w:rsidR="000C5412" w:rsidRPr="00086776" w:rsidDel="006E76C6">
          <w:rPr>
            <w:rFonts w:ascii="Calibri" w:hAnsi="Calibri"/>
            <w:color w:val="000000"/>
            <w:sz w:val="28"/>
            <w:szCs w:val="28"/>
          </w:rPr>
          <w:delText xml:space="preserve"> and </w:delText>
        </w:r>
      </w:del>
      <w:r w:rsidR="000C5412" w:rsidRPr="00086776">
        <w:rPr>
          <w:rFonts w:ascii="Calibri" w:hAnsi="Calibri"/>
          <w:color w:val="000000"/>
          <w:sz w:val="28"/>
          <w:szCs w:val="28"/>
        </w:rPr>
        <w:t>the brush of the time of day element</w:t>
      </w:r>
      <w:ins w:id="19" w:author="Samantha Udolf" w:date="2015-05-03T18:31:00Z">
        <w:r w:rsidR="006E76C6">
          <w:rPr>
            <w:rFonts w:ascii="Calibri" w:hAnsi="Calibri"/>
            <w:color w:val="000000"/>
            <w:sz w:val="28"/>
            <w:szCs w:val="28"/>
          </w:rPr>
          <w:t>, and what station is selected</w:t>
        </w:r>
      </w:ins>
      <w:r w:rsidR="000C5412" w:rsidRPr="00086776">
        <w:rPr>
          <w:rFonts w:ascii="Calibri" w:hAnsi="Calibri"/>
          <w:color w:val="000000"/>
          <w:sz w:val="28"/>
          <w:szCs w:val="28"/>
        </w:rPr>
        <w: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51A413D4"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w:t>
      </w:r>
      <w:del w:id="20" w:author="Samantha Udolf" w:date="2015-05-03T18:32:00Z">
        <w:r w:rsidRPr="00086776" w:rsidDel="006E76C6">
          <w:rPr>
            <w:rFonts w:ascii="Calibri" w:hAnsi="Calibri"/>
            <w:color w:val="000000"/>
            <w:sz w:val="28"/>
            <w:szCs w:val="28"/>
          </w:rPr>
          <w:delText xml:space="preserve">so the </w:delText>
        </w:r>
        <w:r w:rsidR="00CE4162" w:rsidRPr="00086776" w:rsidDel="006E76C6">
          <w:rPr>
            <w:rFonts w:ascii="Calibri" w:hAnsi="Calibri"/>
            <w:color w:val="000000"/>
            <w:sz w:val="28"/>
            <w:szCs w:val="28"/>
          </w:rPr>
          <w:delText>next step is to separate</w:delText>
        </w:r>
        <w:r w:rsidRPr="00086776" w:rsidDel="006E76C6">
          <w:rPr>
            <w:rFonts w:ascii="Calibri" w:hAnsi="Calibri"/>
            <w:color w:val="000000"/>
            <w:sz w:val="28"/>
            <w:szCs w:val="28"/>
          </w:rPr>
          <w:delText xml:space="preserve"> this</w:delText>
        </w:r>
      </w:del>
      <w:ins w:id="21" w:author="Samantha Udolf" w:date="2015-05-03T18:32:00Z">
        <w:r w:rsidR="006E76C6">
          <w:rPr>
            <w:rFonts w:ascii="Calibri" w:hAnsi="Calibri"/>
            <w:color w:val="000000"/>
            <w:sz w:val="28"/>
            <w:szCs w:val="28"/>
          </w:rPr>
          <w:t>further filter the data</w:t>
        </w:r>
      </w:ins>
      <w:r w:rsidR="00CE4162" w:rsidRPr="00086776">
        <w:rPr>
          <w:rFonts w:ascii="Calibri" w:hAnsi="Calibri"/>
          <w:color w:val="000000"/>
          <w:sz w:val="28"/>
          <w:szCs w:val="28"/>
        </w:rPr>
        <w:t xml:space="preserve"> </w:t>
      </w:r>
      <w:del w:id="22" w:author="Samantha Udolf" w:date="2015-05-03T18:32:00Z">
        <w:r w:rsidR="00CE4162" w:rsidRPr="00086776" w:rsidDel="006E76C6">
          <w:rPr>
            <w:rFonts w:ascii="Calibri" w:hAnsi="Calibri"/>
            <w:color w:val="000000"/>
            <w:sz w:val="28"/>
            <w:szCs w:val="28"/>
          </w:rPr>
          <w:delText>further</w:delText>
        </w:r>
        <w:r w:rsidRPr="00086776" w:rsidDel="006E76C6">
          <w:rPr>
            <w:rFonts w:ascii="Calibri" w:hAnsi="Calibri"/>
            <w:color w:val="000000"/>
            <w:sz w:val="28"/>
            <w:szCs w:val="28"/>
          </w:rPr>
          <w:delText xml:space="preserve"> </w:delText>
        </w:r>
      </w:del>
      <w:r w:rsidRPr="00086776">
        <w:rPr>
          <w:rFonts w:ascii="Calibri" w:hAnsi="Calibri"/>
          <w:color w:val="000000"/>
          <w:sz w:val="28"/>
          <w:szCs w:val="28"/>
        </w:rPr>
        <w:t>into buckets by station. We</w:t>
      </w:r>
      <w:ins w:id="23" w:author="Samantha Udolf" w:date="2015-05-03T18:32:00Z">
        <w:r w:rsidR="006E76C6">
          <w:rPr>
            <w:rFonts w:ascii="Calibri" w:hAnsi="Calibri"/>
            <w:color w:val="000000"/>
            <w:sz w:val="28"/>
            <w:szCs w:val="28"/>
          </w:rPr>
          <w:t xml:space="preserve"> </w:t>
        </w:r>
      </w:ins>
      <w:del w:id="24" w:author="Samantha Udolf" w:date="2015-05-03T18:32:00Z">
        <w:r w:rsidRPr="00086776" w:rsidDel="006E76C6">
          <w:rPr>
            <w:rFonts w:ascii="Calibri" w:hAnsi="Calibri"/>
            <w:color w:val="000000"/>
            <w:sz w:val="28"/>
            <w:szCs w:val="28"/>
          </w:rPr>
          <w:delText xml:space="preserve"> plan</w:delText>
        </w:r>
        <w:r w:rsidR="00CE4162" w:rsidRPr="00086776" w:rsidDel="006E76C6">
          <w:rPr>
            <w:rFonts w:ascii="Calibri" w:hAnsi="Calibri"/>
            <w:color w:val="000000"/>
            <w:sz w:val="28"/>
            <w:szCs w:val="28"/>
          </w:rPr>
          <w:delText xml:space="preserve"> to </w:delText>
        </w:r>
      </w:del>
      <w:r w:rsidR="00CE4162" w:rsidRPr="00086776">
        <w:rPr>
          <w:rFonts w:ascii="Calibri" w:hAnsi="Calibri"/>
          <w:color w:val="000000"/>
          <w:sz w:val="28"/>
          <w:szCs w:val="28"/>
        </w:rPr>
        <w:t>save</w:t>
      </w:r>
      <w:ins w:id="25" w:author="Samantha Udolf" w:date="2015-05-03T18:32:00Z">
        <w:r w:rsidR="006E76C6">
          <w:rPr>
            <w:rFonts w:ascii="Calibri" w:hAnsi="Calibri"/>
            <w:color w:val="000000"/>
            <w:sz w:val="28"/>
            <w:szCs w:val="28"/>
          </w:rPr>
          <w:t>d</w:t>
        </w:r>
      </w:ins>
      <w:r w:rsidR="00CE4162" w:rsidRPr="00086776">
        <w:rPr>
          <w:rFonts w:ascii="Calibri" w:hAnsi="Calibri"/>
          <w:color w:val="000000"/>
          <w:sz w:val="28"/>
          <w:szCs w:val="28"/>
        </w:rPr>
        <w:t xml:space="preserve"> this array as a json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01A88022"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 xml:space="preserve">we </w:t>
      </w:r>
      <w:del w:id="26" w:author="Samantha Udolf" w:date="2015-05-03T18:33:00Z">
        <w:r w:rsidRPr="00086776" w:rsidDel="006E76C6">
          <w:rPr>
            <w:rFonts w:ascii="Calibri" w:hAnsi="Calibri"/>
            <w:color w:val="000000"/>
            <w:sz w:val="28"/>
            <w:szCs w:val="28"/>
          </w:rPr>
          <w:delText xml:space="preserve">can then </w:delText>
        </w:r>
      </w:del>
      <w:r w:rsidRPr="00086776">
        <w:rPr>
          <w:rFonts w:ascii="Calibri" w:hAnsi="Calibri"/>
          <w:color w:val="000000"/>
          <w:sz w:val="28"/>
          <w:szCs w:val="28"/>
        </w:rPr>
        <w:t>use</w:t>
      </w:r>
      <w:ins w:id="27" w:author="Samantha Udolf" w:date="2015-05-03T18:33:00Z">
        <w:r w:rsidR="006E76C6">
          <w:rPr>
            <w:rFonts w:ascii="Calibri" w:hAnsi="Calibri"/>
            <w:color w:val="000000"/>
            <w:sz w:val="28"/>
            <w:szCs w:val="28"/>
          </w:rPr>
          <w:t>d</w:t>
        </w:r>
      </w:ins>
      <w:r w:rsidRPr="00086776">
        <w:rPr>
          <w:rFonts w:ascii="Calibri" w:hAnsi="Calibri"/>
          <w:color w:val="000000"/>
          <w:sz w:val="28"/>
          <w:szCs w:val="28"/>
        </w:rPr>
        <w:t xml:space="preserv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7C1C3C51" w14:textId="77777777" w:rsidR="008B6B79" w:rsidRPr="00086776" w:rsidDel="006E76C6" w:rsidRDefault="008B6B79" w:rsidP="00086776">
      <w:pPr>
        <w:shd w:val="clear" w:color="auto" w:fill="FFFFFF"/>
        <w:spacing w:line="360" w:lineRule="atLeast"/>
        <w:jc w:val="both"/>
        <w:rPr>
          <w:del w:id="28" w:author="Samantha Udolf" w:date="2015-05-03T18:33:00Z"/>
          <w:rFonts w:ascii="Calibri" w:hAnsi="Calibri"/>
          <w:color w:val="000000"/>
          <w:sz w:val="28"/>
          <w:szCs w:val="28"/>
        </w:rPr>
      </w:pPr>
    </w:p>
    <w:p w14:paraId="53E58062" w14:textId="4C9F1AEB" w:rsidR="00B70E0E" w:rsidDel="006E76C6" w:rsidRDefault="008B6B79" w:rsidP="00086776">
      <w:pPr>
        <w:shd w:val="clear" w:color="auto" w:fill="FFFFFF"/>
        <w:spacing w:line="360" w:lineRule="atLeast"/>
        <w:jc w:val="both"/>
        <w:rPr>
          <w:del w:id="29" w:author="Samantha Udolf" w:date="2015-05-03T18:33:00Z"/>
          <w:rFonts w:ascii="Calibri" w:hAnsi="Calibri"/>
          <w:color w:val="000000"/>
          <w:sz w:val="28"/>
          <w:szCs w:val="28"/>
        </w:rPr>
      </w:pPr>
      <w:del w:id="30" w:author="Samantha Udolf" w:date="2015-05-03T18:33:00Z">
        <w:r w:rsidRPr="00086776" w:rsidDel="006E76C6">
          <w:rPr>
            <w:rFonts w:ascii="Calibri" w:hAnsi="Calibri"/>
            <w:color w:val="000000"/>
            <w:sz w:val="28"/>
            <w:szCs w:val="28"/>
          </w:rPr>
          <w:delText>We have two important functions that we created: sumtrips, which</w:delText>
        </w:r>
        <w:r w:rsidR="00D63A5F" w:rsidRPr="00086776" w:rsidDel="006E76C6">
          <w:rPr>
            <w:rFonts w:ascii="Calibri" w:hAnsi="Calibri"/>
            <w:color w:val="000000"/>
            <w:sz w:val="28"/>
            <w:szCs w:val="28"/>
          </w:rPr>
          <w:delText xml:space="preserve"> return</w:delText>
        </w:r>
        <w:r w:rsidRPr="00086776" w:rsidDel="006E76C6">
          <w:rPr>
            <w:rFonts w:ascii="Calibri" w:hAnsi="Calibri"/>
            <w:color w:val="000000"/>
            <w:sz w:val="28"/>
            <w:szCs w:val="28"/>
          </w:rPr>
          <w:delText>s</w:delText>
        </w:r>
        <w:r w:rsidR="00D63A5F" w:rsidRPr="00086776" w:rsidDel="006E76C6">
          <w:rPr>
            <w:rFonts w:ascii="Calibri" w:hAnsi="Calibri"/>
            <w:color w:val="000000"/>
            <w:sz w:val="28"/>
            <w:szCs w:val="28"/>
          </w:rPr>
          <w:delText xml:space="preserve"> an array with the total number of trips in any given time frame</w:delText>
        </w:r>
        <w:r w:rsidRPr="00086776" w:rsidDel="006E76C6">
          <w:rPr>
            <w:rFonts w:ascii="Calibri" w:hAnsi="Calibri"/>
            <w:color w:val="000000"/>
            <w:sz w:val="28"/>
            <w:szCs w:val="28"/>
          </w:rPr>
          <w:delText xml:space="preserve"> and currentnumber, which takes in a station number and r</w:delText>
        </w:r>
        <w:r w:rsidR="00D63A5F" w:rsidRPr="00086776" w:rsidDel="006E76C6">
          <w:rPr>
            <w:rFonts w:ascii="Calibri" w:hAnsi="Calibri"/>
            <w:color w:val="000000"/>
            <w:sz w:val="28"/>
            <w:szCs w:val="28"/>
          </w:rPr>
          <w:delText>eturn</w:delText>
        </w:r>
        <w:r w:rsidRPr="00086776" w:rsidDel="006E76C6">
          <w:rPr>
            <w:rFonts w:ascii="Calibri" w:hAnsi="Calibri"/>
            <w:color w:val="000000"/>
            <w:sz w:val="28"/>
            <w:szCs w:val="28"/>
          </w:rPr>
          <w:delText>s the</w:delText>
        </w:r>
        <w:r w:rsidR="00D63A5F" w:rsidRPr="00086776" w:rsidDel="006E76C6">
          <w:rPr>
            <w:rFonts w:ascii="Calibri" w:hAnsi="Calibri"/>
            <w:color w:val="000000"/>
            <w:sz w:val="28"/>
            <w:szCs w:val="28"/>
          </w:rPr>
          <w:delText xml:space="preserve"> number of arrivals and d</w:delText>
        </w:r>
        <w:r w:rsidRPr="00086776" w:rsidDel="006E76C6">
          <w:rPr>
            <w:rFonts w:ascii="Calibri" w:hAnsi="Calibri"/>
            <w:color w:val="000000"/>
            <w:sz w:val="28"/>
            <w:szCs w:val="28"/>
          </w:rPr>
          <w:delText>epartures during the time frame.</w:delText>
        </w:r>
        <w:r w:rsidR="006C6430" w:rsidRPr="00086776" w:rsidDel="006E76C6">
          <w:rPr>
            <w:rFonts w:ascii="Calibri" w:hAnsi="Calibri"/>
            <w:color w:val="000000"/>
            <w:sz w:val="28"/>
            <w:szCs w:val="28"/>
          </w:rPr>
          <w:delText xml:space="preserve"> As a proof of concept, we have arrays for intervals and interval keys and are only testing a few stations at the moment to make sure the function works so as not to slow down the entire visualization.</w:delText>
        </w:r>
        <w:r w:rsidR="00B70E0E" w:rsidDel="006E76C6">
          <w:rPr>
            <w:rFonts w:ascii="Calibri" w:hAnsi="Calibri"/>
            <w:color w:val="000000"/>
            <w:sz w:val="28"/>
            <w:szCs w:val="28"/>
          </w:rPr>
          <w:delText xml:space="preserve"> </w:delText>
        </w:r>
        <w:r w:rsidR="00C11095" w:rsidDel="006E76C6">
          <w:rPr>
            <w:rFonts w:ascii="Calibri" w:hAnsi="Calibri"/>
            <w:color w:val="000000"/>
            <w:sz w:val="28"/>
            <w:szCs w:val="28"/>
          </w:rPr>
          <w:delText xml:space="preserve"> (Do we want to remove this?)</w:delText>
        </w:r>
      </w:del>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B70E0E" w:rsidRDefault="00B70E0E" w:rsidP="00B70E0E">
      <w:pPr>
        <w:pStyle w:val="Nothing"/>
      </w:pPr>
      <w:bookmarkStart w:id="31" w:name="_Toc290917523"/>
    </w:p>
    <w:p w14:paraId="4A91ACAC" w14:textId="02E525D8" w:rsidR="00F37DDF" w:rsidRDefault="00F37DDF"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A change in our design occurred while creating the map visu</w:t>
      </w:r>
      <w:r w:rsidR="00684473">
        <w:rPr>
          <w:rFonts w:asciiTheme="majorHAnsi" w:hAnsiTheme="majorHAnsi" w:cs="Arial"/>
          <w:b w:val="0"/>
          <w:bCs/>
          <w:color w:val="000000"/>
          <w:szCs w:val="28"/>
          <w:shd w:val="clear" w:color="auto" w:fill="FFFFFF"/>
        </w:rPr>
        <w:t xml:space="preserve">alization from static station sizes based on its absolute capacity to </w:t>
      </w:r>
      <w:r w:rsidR="00C64BB4">
        <w:rPr>
          <w:rFonts w:asciiTheme="majorHAnsi" w:hAnsiTheme="majorHAnsi" w:cs="Arial"/>
          <w:b w:val="0"/>
          <w:bCs/>
          <w:color w:val="000000"/>
          <w:szCs w:val="28"/>
          <w:shd w:val="clear" w:color="auto" w:fill="FFFFFF"/>
        </w:rPr>
        <w:t>a scaled size based on the number of trips taken at each station</w:t>
      </w:r>
      <w:r w:rsidR="00E33ED7">
        <w:rPr>
          <w:rFonts w:asciiTheme="majorHAnsi" w:hAnsiTheme="majorHAnsi" w:cs="Arial"/>
          <w:b w:val="0"/>
          <w:bCs/>
          <w:color w:val="000000"/>
          <w:szCs w:val="28"/>
          <w:shd w:val="clear" w:color="auto" w:fill="FFFFFF"/>
        </w:rPr>
        <w:t xml:space="preserve"> (essentially the number of departures from the station)</w:t>
      </w:r>
      <w:r w:rsidR="00C27E2E">
        <w:rPr>
          <w:rFonts w:asciiTheme="majorHAnsi" w:hAnsiTheme="majorHAnsi" w:cs="Arial"/>
          <w:b w:val="0"/>
          <w:bCs/>
          <w:color w:val="000000"/>
          <w:szCs w:val="28"/>
          <w:shd w:val="clear" w:color="auto" w:fill="FFFFFF"/>
        </w:rPr>
        <w:t xml:space="preserve">. In addition, we created </w:t>
      </w:r>
      <w:r w:rsidR="00F73F38">
        <w:rPr>
          <w:rFonts w:asciiTheme="majorHAnsi" w:hAnsiTheme="majorHAnsi" w:cs="Arial"/>
          <w:b w:val="0"/>
          <w:bCs/>
          <w:color w:val="000000"/>
          <w:szCs w:val="28"/>
          <w:shd w:val="clear" w:color="auto" w:fill="FFFFFF"/>
        </w:rPr>
        <w:t xml:space="preserve">a scale for the colors that represent the fullness of each station at the </w:t>
      </w:r>
      <w:r w:rsidR="00C1418B">
        <w:rPr>
          <w:rFonts w:asciiTheme="majorHAnsi" w:hAnsiTheme="majorHAnsi" w:cs="Arial"/>
          <w:b w:val="0"/>
          <w:bCs/>
          <w:color w:val="000000"/>
          <w:szCs w:val="28"/>
          <w:shd w:val="clear" w:color="auto" w:fill="FFFFFF"/>
        </w:rPr>
        <w:t>brushed</w:t>
      </w:r>
      <w:r w:rsidR="00F73F38">
        <w:rPr>
          <w:rFonts w:asciiTheme="majorHAnsi" w:hAnsiTheme="majorHAnsi" w:cs="Arial"/>
          <w:b w:val="0"/>
          <w:bCs/>
          <w:color w:val="000000"/>
          <w:szCs w:val="28"/>
          <w:shd w:val="clear" w:color="auto" w:fill="FFFFFF"/>
        </w:rPr>
        <w:t xml:space="preserve"> time. A station that is less than 20% full of bikes (or basically empty) is colored white, and gets increasingly </w:t>
      </w:r>
      <w:r w:rsidR="00CE4DF5">
        <w:rPr>
          <w:rFonts w:asciiTheme="majorHAnsi" w:hAnsiTheme="majorHAnsi" w:cs="Arial"/>
          <w:b w:val="0"/>
          <w:bCs/>
          <w:color w:val="000000"/>
          <w:szCs w:val="28"/>
          <w:shd w:val="clear" w:color="auto" w:fill="FFFFFF"/>
        </w:rPr>
        <w:t>redder</w:t>
      </w:r>
      <w:r w:rsidR="00F73F38">
        <w:rPr>
          <w:rFonts w:asciiTheme="majorHAnsi" w:hAnsiTheme="majorHAnsi" w:cs="Arial"/>
          <w:b w:val="0"/>
          <w:bCs/>
          <w:color w:val="000000"/>
          <w:szCs w:val="28"/>
          <w:shd w:val="clear" w:color="auto" w:fill="FFFFFF"/>
        </w:rPr>
        <w:t xml:space="preserve"> in intervals of 20% until the 80% to 100% interval, which is colored a </w:t>
      </w:r>
      <w:r w:rsidR="00CE4DF5">
        <w:rPr>
          <w:rFonts w:asciiTheme="majorHAnsi" w:hAnsiTheme="majorHAnsi" w:cs="Arial"/>
          <w:b w:val="0"/>
          <w:bCs/>
          <w:color w:val="000000"/>
          <w:szCs w:val="28"/>
          <w:shd w:val="clear" w:color="auto" w:fill="FFFFFF"/>
        </w:rPr>
        <w:t>dark</w:t>
      </w:r>
      <w:r w:rsidR="00F73F38">
        <w:rPr>
          <w:rFonts w:asciiTheme="majorHAnsi" w:hAnsiTheme="majorHAnsi" w:cs="Arial"/>
          <w:b w:val="0"/>
          <w:bCs/>
          <w:color w:val="000000"/>
          <w:szCs w:val="28"/>
          <w:shd w:val="clear" w:color="auto" w:fill="FFFFFF"/>
        </w:rPr>
        <w:t xml:space="preserve"> red.</w:t>
      </w:r>
    </w:p>
    <w:p w14:paraId="519A2A8F" w14:textId="25208F6F" w:rsidR="00F37DDF" w:rsidRDefault="006E76C6" w:rsidP="00086776">
      <w:pPr>
        <w:pStyle w:val="BlockHeadings"/>
        <w:jc w:val="both"/>
        <w:rPr>
          <w:rFonts w:asciiTheme="majorHAnsi" w:hAnsiTheme="majorHAnsi" w:cs="Arial"/>
          <w:b w:val="0"/>
          <w:bCs/>
          <w:color w:val="000000"/>
          <w:szCs w:val="28"/>
          <w:shd w:val="clear" w:color="auto" w:fill="FFFFFF"/>
        </w:rPr>
      </w:pPr>
      <w:ins w:id="32" w:author="Samantha Udolf" w:date="2015-05-03T18:36:00Z">
        <w:r>
          <w:rPr>
            <w:rFonts w:asciiTheme="majorHAnsi" w:hAnsiTheme="majorHAnsi" w:cs="Arial"/>
            <w:b w:val="0"/>
            <w:bCs/>
            <w:noProof/>
            <w:color w:val="000000"/>
            <w:szCs w:val="28"/>
            <w:shd w:val="clear" w:color="auto" w:fill="FFFFFF"/>
          </w:rPr>
          <w:lastRenderedPageBreak/>
          <w:drawing>
            <wp:inline distT="0" distB="0" distL="0" distR="0" wp14:anchorId="6D2B5CCE" wp14:editId="3B1C4279">
              <wp:extent cx="4876800" cy="412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4126895"/>
                      </a:xfrm>
                      <a:prstGeom prst="rect">
                        <a:avLst/>
                      </a:prstGeom>
                    </pic:spPr>
                  </pic:pic>
                </a:graphicData>
              </a:graphic>
            </wp:inline>
          </w:drawing>
        </w:r>
      </w:ins>
    </w:p>
    <w:p w14:paraId="0288AFE6" w14:textId="13F9F4E1" w:rsidR="00AC06A7" w:rsidRPr="00AC06A7" w:rsidDel="006E76C6" w:rsidRDefault="00AC06A7" w:rsidP="00AC06A7">
      <w:pPr>
        <w:pStyle w:val="Nothing"/>
        <w:rPr>
          <w:del w:id="33" w:author="Samantha Udolf" w:date="2015-05-03T18:36:00Z"/>
        </w:rPr>
      </w:pPr>
      <w:del w:id="34" w:author="Samantha Udolf" w:date="2015-05-03T18:36:00Z">
        <w:r w:rsidDel="006E76C6">
          <w:delText>(insert image here with legend of map and station markers)</w:delText>
        </w:r>
      </w:del>
    </w:p>
    <w:p w14:paraId="5874590A" w14:textId="77777777" w:rsidR="00AC06A7" w:rsidRPr="00AC06A7" w:rsidRDefault="00AC06A7" w:rsidP="00AC06A7">
      <w:pPr>
        <w:pStyle w:val="Nothing"/>
      </w:pPr>
    </w:p>
    <w:p w14:paraId="64F9902B" w14:textId="77777777" w:rsidR="000B0BEB" w:rsidRDefault="00AF69F8"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have </w:t>
      </w:r>
      <w:r w:rsidR="00FC4FAF">
        <w:rPr>
          <w:rFonts w:asciiTheme="majorHAnsi" w:hAnsiTheme="majorHAnsi" w:cs="Arial"/>
          <w:b w:val="0"/>
          <w:bCs/>
          <w:color w:val="000000"/>
          <w:szCs w:val="28"/>
          <w:shd w:val="clear" w:color="auto" w:fill="FFFFFF"/>
        </w:rPr>
        <w:t xml:space="preserve">a </w:t>
      </w:r>
      <w:r w:rsidR="005D6091">
        <w:rPr>
          <w:rFonts w:asciiTheme="majorHAnsi" w:hAnsiTheme="majorHAnsi" w:cs="Arial"/>
          <w:b w:val="0"/>
          <w:bCs/>
          <w:color w:val="000000"/>
          <w:szCs w:val="28"/>
          <w:shd w:val="clear" w:color="auto" w:fill="FFFFFF"/>
        </w:rPr>
        <w:t>fully functioning</w:t>
      </w:r>
      <w:r w:rsidR="00FC4FAF">
        <w:rPr>
          <w:rFonts w:asciiTheme="majorHAnsi" w:hAnsiTheme="majorHAnsi" w:cs="Arial"/>
          <w:b w:val="0"/>
          <w:bCs/>
          <w:color w:val="000000"/>
          <w:szCs w:val="28"/>
          <w:shd w:val="clear" w:color="auto" w:fill="FFFFFF"/>
        </w:rPr>
        <w:t xml:space="preserve"> brush of trip data over time that interacts with the other views.</w:t>
      </w:r>
      <w:r w:rsidR="005D6091">
        <w:rPr>
          <w:rFonts w:asciiTheme="majorHAnsi" w:hAnsiTheme="majorHAnsi" w:cs="Arial"/>
          <w:b w:val="0"/>
          <w:bCs/>
          <w:color w:val="000000"/>
          <w:szCs w:val="28"/>
          <w:shd w:val="clear" w:color="auto" w:fill="FFFFFF"/>
        </w:rPr>
        <w:t xml:space="preserve"> </w:t>
      </w:r>
      <w:r w:rsidR="00300A7B">
        <w:rPr>
          <w:rFonts w:asciiTheme="majorHAnsi" w:hAnsiTheme="majorHAnsi" w:cs="Arial"/>
          <w:b w:val="0"/>
          <w:bCs/>
          <w:color w:val="000000"/>
          <w:szCs w:val="28"/>
          <w:shd w:val="clear" w:color="auto" w:fill="FFFFFF"/>
        </w:rPr>
        <w:t xml:space="preserve">When one brushes over the aggregate trip data at a particular time of day, the map visualization displays the </w:t>
      </w:r>
      <w:r w:rsidR="00552532">
        <w:rPr>
          <w:rFonts w:asciiTheme="majorHAnsi" w:hAnsiTheme="majorHAnsi" w:cs="Arial"/>
          <w:b w:val="0"/>
          <w:bCs/>
          <w:color w:val="000000"/>
          <w:szCs w:val="28"/>
          <w:shd w:val="clear" w:color="auto" w:fill="FFFFFF"/>
        </w:rPr>
        <w:t xml:space="preserve">updated size and </w:t>
      </w:r>
      <w:r w:rsidR="00283C25">
        <w:rPr>
          <w:rFonts w:asciiTheme="majorHAnsi" w:hAnsiTheme="majorHAnsi" w:cs="Arial"/>
          <w:b w:val="0"/>
          <w:bCs/>
          <w:color w:val="000000"/>
          <w:szCs w:val="28"/>
          <w:shd w:val="clear" w:color="auto" w:fill="FFFFFF"/>
        </w:rPr>
        <w:t xml:space="preserve">saturation of color for each </w:t>
      </w:r>
      <w:r w:rsidR="005A5204">
        <w:rPr>
          <w:rFonts w:asciiTheme="majorHAnsi" w:hAnsiTheme="majorHAnsi" w:cs="Arial"/>
          <w:b w:val="0"/>
          <w:bCs/>
          <w:color w:val="000000"/>
          <w:szCs w:val="28"/>
          <w:shd w:val="clear" w:color="auto" w:fill="FFFFFF"/>
        </w:rPr>
        <w:t xml:space="preserve">station </w:t>
      </w:r>
      <w:r w:rsidR="00CB1A6C">
        <w:rPr>
          <w:rFonts w:asciiTheme="majorHAnsi" w:hAnsiTheme="majorHAnsi" w:cs="Arial"/>
          <w:b w:val="0"/>
          <w:bCs/>
          <w:color w:val="000000"/>
          <w:szCs w:val="28"/>
          <w:shd w:val="clear" w:color="auto" w:fill="FFFFFF"/>
        </w:rPr>
        <w:t>marker;</w:t>
      </w:r>
      <w:r w:rsidR="005A5204">
        <w:rPr>
          <w:rFonts w:asciiTheme="majorHAnsi" w:hAnsiTheme="majorHAnsi" w:cs="Arial"/>
          <w:b w:val="0"/>
          <w:bCs/>
          <w:color w:val="000000"/>
          <w:szCs w:val="28"/>
          <w:shd w:val="clear" w:color="auto" w:fill="FFFFFF"/>
        </w:rPr>
        <w:t xml:space="preserve"> the user pie graph displays the percentages of casual and registered users over the brushed time and the age visualization displays</w:t>
      </w:r>
      <w:r w:rsidR="0095720C">
        <w:rPr>
          <w:rFonts w:asciiTheme="majorHAnsi" w:hAnsiTheme="majorHAnsi" w:cs="Arial"/>
          <w:b w:val="0"/>
          <w:bCs/>
          <w:color w:val="000000"/>
          <w:szCs w:val="28"/>
          <w:shd w:val="clear" w:color="auto" w:fill="FFFFFF"/>
        </w:rPr>
        <w:t xml:space="preserve"> the number of registered users in each age range based on the brushed time of day</w:t>
      </w:r>
      <w:r w:rsidR="00B709A4">
        <w:rPr>
          <w:rFonts w:asciiTheme="majorHAnsi" w:hAnsiTheme="majorHAnsi" w:cs="Arial"/>
          <w:b w:val="0"/>
          <w:bCs/>
          <w:color w:val="000000"/>
          <w:szCs w:val="28"/>
          <w:shd w:val="clear" w:color="auto" w:fill="FFFFFF"/>
        </w:rPr>
        <w:t>.</w:t>
      </w:r>
    </w:p>
    <w:p w14:paraId="49DD3D7D" w14:textId="77777777" w:rsidR="000B0BEB" w:rsidRDefault="000B0BEB" w:rsidP="00086776">
      <w:pPr>
        <w:pStyle w:val="BlockHeadings"/>
        <w:jc w:val="both"/>
        <w:rPr>
          <w:rFonts w:asciiTheme="majorHAnsi" w:hAnsiTheme="majorHAnsi" w:cs="Arial"/>
          <w:b w:val="0"/>
          <w:bCs/>
          <w:color w:val="000000"/>
          <w:szCs w:val="28"/>
          <w:shd w:val="clear" w:color="auto" w:fill="FFFFFF"/>
        </w:rPr>
      </w:pPr>
    </w:p>
    <w:p w14:paraId="0794EF2B" w14:textId="028A98ED" w:rsidR="006C6430" w:rsidRDefault="005C573C"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opted to create a dropdown menu </w:t>
      </w:r>
      <w:r w:rsidR="00F13FBF">
        <w:rPr>
          <w:rFonts w:asciiTheme="majorHAnsi" w:hAnsiTheme="majorHAnsi" w:cs="Arial"/>
          <w:b w:val="0"/>
          <w:bCs/>
          <w:color w:val="000000"/>
          <w:szCs w:val="28"/>
          <w:shd w:val="clear" w:color="auto" w:fill="FFFFFF"/>
        </w:rPr>
        <w:t xml:space="preserve">to filter by each station in lieu of clicking directly on </w:t>
      </w:r>
      <w:r w:rsidR="00990867">
        <w:rPr>
          <w:rFonts w:asciiTheme="majorHAnsi" w:hAnsiTheme="majorHAnsi" w:cs="Arial"/>
          <w:b w:val="0"/>
          <w:bCs/>
          <w:color w:val="000000"/>
          <w:szCs w:val="28"/>
          <w:shd w:val="clear" w:color="auto" w:fill="FFFFFF"/>
        </w:rPr>
        <w:t>a station on the map.</w:t>
      </w:r>
      <w:r w:rsidR="00372EC7">
        <w:rPr>
          <w:rFonts w:asciiTheme="majorHAnsi" w:hAnsiTheme="majorHAnsi" w:cs="Arial"/>
          <w:b w:val="0"/>
          <w:bCs/>
          <w:color w:val="000000"/>
          <w:szCs w:val="28"/>
          <w:shd w:val="clear" w:color="auto" w:fill="FFFFFF"/>
        </w:rPr>
        <w:t xml:space="preserve"> We chose to do this due to difficulty we were having with overlaying the click target on the map. The solution we came up with </w:t>
      </w:r>
      <w:del w:id="35" w:author="Samantha Udolf" w:date="2015-05-03T18:37:00Z">
        <w:r w:rsidR="00372EC7" w:rsidDel="006E76C6">
          <w:rPr>
            <w:rFonts w:asciiTheme="majorHAnsi" w:hAnsiTheme="majorHAnsi" w:cs="Arial"/>
            <w:b w:val="0"/>
            <w:bCs/>
            <w:color w:val="000000"/>
            <w:szCs w:val="28"/>
            <w:shd w:val="clear" w:color="auto" w:fill="FFFFFF"/>
          </w:rPr>
          <w:delText xml:space="preserve">will </w:delText>
        </w:r>
      </w:del>
      <w:r w:rsidR="00372EC7">
        <w:rPr>
          <w:rFonts w:asciiTheme="majorHAnsi" w:hAnsiTheme="majorHAnsi" w:cs="Arial"/>
          <w:b w:val="0"/>
          <w:bCs/>
          <w:color w:val="000000"/>
          <w:szCs w:val="28"/>
          <w:shd w:val="clear" w:color="auto" w:fill="FFFFFF"/>
        </w:rPr>
        <w:t>involve</w:t>
      </w:r>
      <w:ins w:id="36" w:author="Samantha Udolf" w:date="2015-05-03T18:37:00Z">
        <w:r w:rsidR="006E76C6">
          <w:rPr>
            <w:rFonts w:asciiTheme="majorHAnsi" w:hAnsiTheme="majorHAnsi" w:cs="Arial"/>
            <w:b w:val="0"/>
            <w:bCs/>
            <w:color w:val="000000"/>
            <w:szCs w:val="28"/>
            <w:shd w:val="clear" w:color="auto" w:fill="FFFFFF"/>
          </w:rPr>
          <w:t>s</w:t>
        </w:r>
      </w:ins>
      <w:r w:rsidR="00372EC7">
        <w:rPr>
          <w:rFonts w:asciiTheme="majorHAnsi" w:hAnsiTheme="majorHAnsi" w:cs="Arial"/>
          <w:b w:val="0"/>
          <w:bCs/>
          <w:color w:val="000000"/>
          <w:szCs w:val="28"/>
          <w:shd w:val="clear" w:color="auto" w:fill="FFFFFF"/>
        </w:rPr>
        <w:t xml:space="preserve"> a user selecting </w:t>
      </w:r>
      <w:r w:rsidR="00B70E0E">
        <w:rPr>
          <w:rFonts w:asciiTheme="majorHAnsi" w:hAnsiTheme="majorHAnsi" w:cs="Arial"/>
          <w:b w:val="0"/>
          <w:bCs/>
          <w:color w:val="000000"/>
          <w:szCs w:val="28"/>
          <w:shd w:val="clear" w:color="auto" w:fill="FFFFFF"/>
        </w:rPr>
        <w:t xml:space="preserve">a station from a </w:t>
      </w:r>
      <w:r w:rsidR="00474A9D">
        <w:rPr>
          <w:rFonts w:asciiTheme="majorHAnsi" w:hAnsiTheme="majorHAnsi" w:cs="Arial"/>
          <w:b w:val="0"/>
          <w:bCs/>
          <w:color w:val="000000"/>
          <w:szCs w:val="28"/>
          <w:shd w:val="clear" w:color="auto" w:fill="FFFFFF"/>
        </w:rPr>
        <w:t>searchable dropdown menu, which</w:t>
      </w:r>
      <w:ins w:id="37" w:author="Samantha Udolf" w:date="2015-05-03T18:37:00Z">
        <w:r w:rsidR="006E76C6">
          <w:rPr>
            <w:rFonts w:asciiTheme="majorHAnsi" w:hAnsiTheme="majorHAnsi" w:cs="Arial"/>
            <w:b w:val="0"/>
            <w:bCs/>
            <w:color w:val="000000"/>
            <w:szCs w:val="28"/>
            <w:shd w:val="clear" w:color="auto" w:fill="FFFFFF"/>
          </w:rPr>
          <w:t xml:space="preserve"> </w:t>
        </w:r>
      </w:ins>
      <w:del w:id="38" w:author="Samantha Udolf" w:date="2015-05-03T18:37:00Z">
        <w:r w:rsidR="00474A9D" w:rsidDel="006E76C6">
          <w:rPr>
            <w:rFonts w:asciiTheme="majorHAnsi" w:hAnsiTheme="majorHAnsi" w:cs="Arial"/>
            <w:b w:val="0"/>
            <w:bCs/>
            <w:color w:val="000000"/>
            <w:szCs w:val="28"/>
            <w:shd w:val="clear" w:color="auto" w:fill="FFFFFF"/>
          </w:rPr>
          <w:delText xml:space="preserve"> will </w:delText>
        </w:r>
      </w:del>
      <w:r w:rsidR="00474A9D">
        <w:rPr>
          <w:rFonts w:asciiTheme="majorHAnsi" w:hAnsiTheme="majorHAnsi" w:cs="Arial"/>
          <w:b w:val="0"/>
          <w:bCs/>
          <w:color w:val="000000"/>
          <w:szCs w:val="28"/>
          <w:shd w:val="clear" w:color="auto" w:fill="FFFFFF"/>
        </w:rPr>
        <w:t>trigger</w:t>
      </w:r>
      <w:ins w:id="39" w:author="Samantha Udolf" w:date="2015-05-03T18:37:00Z">
        <w:r w:rsidR="006E76C6">
          <w:rPr>
            <w:rFonts w:asciiTheme="majorHAnsi" w:hAnsiTheme="majorHAnsi" w:cs="Arial"/>
            <w:b w:val="0"/>
            <w:bCs/>
            <w:color w:val="000000"/>
            <w:szCs w:val="28"/>
            <w:shd w:val="clear" w:color="auto" w:fill="FFFFFF"/>
          </w:rPr>
          <w:t>s</w:t>
        </w:r>
      </w:ins>
      <w:r w:rsidR="00474A9D">
        <w:rPr>
          <w:rFonts w:asciiTheme="majorHAnsi" w:hAnsiTheme="majorHAnsi" w:cs="Arial"/>
          <w:b w:val="0"/>
          <w:bCs/>
          <w:color w:val="000000"/>
          <w:szCs w:val="28"/>
          <w:shd w:val="clear" w:color="auto" w:fill="FFFFFF"/>
        </w:rPr>
        <w:t xml:space="preserve"> </w:t>
      </w:r>
      <w:del w:id="40" w:author="Samantha Udolf" w:date="2015-05-03T18:37:00Z">
        <w:r w:rsidR="00474A9D" w:rsidDel="006E76C6">
          <w:rPr>
            <w:rFonts w:asciiTheme="majorHAnsi" w:hAnsiTheme="majorHAnsi" w:cs="Arial"/>
            <w:b w:val="0"/>
            <w:bCs/>
            <w:color w:val="000000"/>
            <w:szCs w:val="28"/>
            <w:shd w:val="clear" w:color="auto" w:fill="FFFFFF"/>
          </w:rPr>
          <w:delText xml:space="preserve">the </w:delText>
        </w:r>
      </w:del>
      <w:ins w:id="41" w:author="Samantha Udolf" w:date="2015-05-03T18:37:00Z">
        <w:r w:rsidR="006E76C6">
          <w:rPr>
            <w:rFonts w:asciiTheme="majorHAnsi" w:hAnsiTheme="majorHAnsi" w:cs="Arial"/>
            <w:b w:val="0"/>
            <w:bCs/>
            <w:color w:val="000000"/>
            <w:szCs w:val="28"/>
            <w:shd w:val="clear" w:color="auto" w:fill="FFFFFF"/>
          </w:rPr>
          <w:t xml:space="preserve">all the four </w:t>
        </w:r>
      </w:ins>
      <w:del w:id="42" w:author="Samantha Udolf" w:date="2015-05-03T18:37:00Z">
        <w:r w:rsidR="00474A9D" w:rsidDel="006E76C6">
          <w:rPr>
            <w:rFonts w:asciiTheme="majorHAnsi" w:hAnsiTheme="majorHAnsi" w:cs="Arial"/>
            <w:b w:val="0"/>
            <w:bCs/>
            <w:color w:val="000000"/>
            <w:szCs w:val="28"/>
            <w:shd w:val="clear" w:color="auto" w:fill="FFFFFF"/>
          </w:rPr>
          <w:delText xml:space="preserve">other </w:delText>
        </w:r>
      </w:del>
      <w:r w:rsidR="00474A9D">
        <w:rPr>
          <w:rFonts w:asciiTheme="majorHAnsi" w:hAnsiTheme="majorHAnsi" w:cs="Arial"/>
          <w:b w:val="0"/>
          <w:bCs/>
          <w:color w:val="000000"/>
          <w:szCs w:val="28"/>
          <w:shd w:val="clear" w:color="auto" w:fill="FFFFFF"/>
        </w:rPr>
        <w:t xml:space="preserve">visualizations to update accordingly to only show data for that station. In addition, the map </w:t>
      </w:r>
      <w:del w:id="43" w:author="Samantha Udolf" w:date="2015-05-03T18:38:00Z">
        <w:r w:rsidR="00474A9D" w:rsidDel="006E76C6">
          <w:rPr>
            <w:rFonts w:asciiTheme="majorHAnsi" w:hAnsiTheme="majorHAnsi" w:cs="Arial"/>
            <w:b w:val="0"/>
            <w:bCs/>
            <w:color w:val="000000"/>
            <w:szCs w:val="28"/>
            <w:shd w:val="clear" w:color="auto" w:fill="FFFFFF"/>
          </w:rPr>
          <w:delText xml:space="preserve">will </w:delText>
        </w:r>
      </w:del>
      <w:r w:rsidR="00474A9D">
        <w:rPr>
          <w:rFonts w:asciiTheme="majorHAnsi" w:hAnsiTheme="majorHAnsi" w:cs="Arial"/>
          <w:b w:val="0"/>
          <w:bCs/>
          <w:color w:val="000000"/>
          <w:szCs w:val="28"/>
          <w:shd w:val="clear" w:color="auto" w:fill="FFFFFF"/>
        </w:rPr>
        <w:t>zoom</w:t>
      </w:r>
      <w:ins w:id="44" w:author="Samantha Udolf" w:date="2015-05-03T18:38:00Z">
        <w:r w:rsidR="006E76C6">
          <w:rPr>
            <w:rFonts w:asciiTheme="majorHAnsi" w:hAnsiTheme="majorHAnsi" w:cs="Arial"/>
            <w:b w:val="0"/>
            <w:bCs/>
            <w:color w:val="000000"/>
            <w:szCs w:val="28"/>
            <w:shd w:val="clear" w:color="auto" w:fill="FFFFFF"/>
          </w:rPr>
          <w:t>s</w:t>
        </w:r>
      </w:ins>
      <w:r w:rsidR="00261D3F">
        <w:rPr>
          <w:rFonts w:asciiTheme="majorHAnsi" w:hAnsiTheme="majorHAnsi" w:cs="Arial"/>
          <w:b w:val="0"/>
          <w:bCs/>
          <w:color w:val="000000"/>
          <w:szCs w:val="28"/>
          <w:shd w:val="clear" w:color="auto" w:fill="FFFFFF"/>
        </w:rPr>
        <w:t xml:space="preserve"> to the location</w:t>
      </w:r>
      <w:r w:rsidR="00C03105">
        <w:rPr>
          <w:rFonts w:asciiTheme="majorHAnsi" w:hAnsiTheme="majorHAnsi" w:cs="Arial"/>
          <w:b w:val="0"/>
          <w:bCs/>
          <w:color w:val="000000"/>
          <w:szCs w:val="28"/>
          <w:shd w:val="clear" w:color="auto" w:fill="FFFFFF"/>
        </w:rPr>
        <w:t xml:space="preserve"> </w:t>
      </w:r>
      <w:r w:rsidR="009E2C09">
        <w:rPr>
          <w:rFonts w:asciiTheme="majorHAnsi" w:hAnsiTheme="majorHAnsi" w:cs="Arial"/>
          <w:b w:val="0"/>
          <w:bCs/>
          <w:color w:val="000000"/>
          <w:szCs w:val="28"/>
          <w:shd w:val="clear" w:color="auto" w:fill="FFFFFF"/>
        </w:rPr>
        <w:t>of the statio</w:t>
      </w:r>
      <w:ins w:id="45" w:author="Samantha Udolf" w:date="2015-05-03T18:38:00Z">
        <w:r w:rsidR="006E76C6">
          <w:rPr>
            <w:rFonts w:asciiTheme="majorHAnsi" w:hAnsiTheme="majorHAnsi" w:cs="Arial"/>
            <w:b w:val="0"/>
            <w:bCs/>
            <w:color w:val="000000"/>
            <w:szCs w:val="28"/>
            <w:shd w:val="clear" w:color="auto" w:fill="FFFFFF"/>
          </w:rPr>
          <w:t>n. The zooming and relocation of the map makes it easier for the user to see graphically where the station is on the map</w:t>
        </w:r>
      </w:ins>
      <w:ins w:id="46" w:author="Samantha Udolf" w:date="2015-05-03T18:39:00Z">
        <w:r w:rsidR="006E76C6">
          <w:rPr>
            <w:rFonts w:asciiTheme="majorHAnsi" w:hAnsiTheme="majorHAnsi" w:cs="Arial"/>
            <w:b w:val="0"/>
            <w:bCs/>
            <w:color w:val="000000"/>
            <w:szCs w:val="28"/>
            <w:shd w:val="clear" w:color="auto" w:fill="FFFFFF"/>
          </w:rPr>
          <w:t xml:space="preserve"> and the change in the demographic information and count path allows the user to gain better insight for that selected station.</w:t>
        </w:r>
      </w:ins>
      <w:ins w:id="47" w:author="Samantha Udolf" w:date="2015-05-03T18:38:00Z">
        <w:r w:rsidR="006E76C6">
          <w:rPr>
            <w:rFonts w:asciiTheme="majorHAnsi" w:hAnsiTheme="majorHAnsi" w:cs="Arial"/>
            <w:b w:val="0"/>
            <w:bCs/>
            <w:color w:val="000000"/>
            <w:szCs w:val="28"/>
            <w:shd w:val="clear" w:color="auto" w:fill="FFFFFF"/>
          </w:rPr>
          <w:t xml:space="preserve"> </w:t>
        </w:r>
      </w:ins>
      <w:del w:id="48" w:author="Samantha Udolf" w:date="2015-05-03T18:38:00Z">
        <w:r w:rsidR="009E2C09" w:rsidDel="006E76C6">
          <w:rPr>
            <w:rFonts w:asciiTheme="majorHAnsi" w:hAnsiTheme="majorHAnsi" w:cs="Arial"/>
            <w:b w:val="0"/>
            <w:bCs/>
            <w:color w:val="000000"/>
            <w:szCs w:val="28"/>
            <w:shd w:val="clear" w:color="auto" w:fill="FFFFFF"/>
          </w:rPr>
          <w:delText xml:space="preserve">n </w:delText>
        </w:r>
      </w:del>
      <w:del w:id="49" w:author="Samantha Udolf" w:date="2015-05-03T18:40:00Z">
        <w:r w:rsidR="009E2C09" w:rsidDel="00756DCF">
          <w:rPr>
            <w:rFonts w:asciiTheme="majorHAnsi" w:hAnsiTheme="majorHAnsi" w:cs="Arial"/>
            <w:b w:val="0"/>
            <w:bCs/>
            <w:color w:val="000000"/>
            <w:szCs w:val="28"/>
            <w:shd w:val="clear" w:color="auto" w:fill="FFFFFF"/>
          </w:rPr>
          <w:delText>as a</w:delText>
        </w:r>
        <w:r w:rsidR="00702BFF" w:rsidDel="00756DCF">
          <w:rPr>
            <w:rFonts w:asciiTheme="majorHAnsi" w:hAnsiTheme="majorHAnsi" w:cs="Arial"/>
            <w:b w:val="0"/>
            <w:bCs/>
            <w:color w:val="000000"/>
            <w:szCs w:val="28"/>
            <w:shd w:val="clear" w:color="auto" w:fill="FFFFFF"/>
          </w:rPr>
          <w:delText>n easy</w:delText>
        </w:r>
        <w:r w:rsidR="009E2C09" w:rsidDel="00756DCF">
          <w:rPr>
            <w:rFonts w:asciiTheme="majorHAnsi" w:hAnsiTheme="majorHAnsi" w:cs="Arial"/>
            <w:b w:val="0"/>
            <w:bCs/>
            <w:color w:val="000000"/>
            <w:szCs w:val="28"/>
            <w:shd w:val="clear" w:color="auto" w:fill="FFFFFF"/>
          </w:rPr>
          <w:delText xml:space="preserve"> visual cue to the station and its location and the corresponding size and color for that station.</w:delText>
        </w:r>
      </w:del>
    </w:p>
    <w:p w14:paraId="7782F32F" w14:textId="77777777" w:rsidR="000B0BEB" w:rsidRPr="000B0BEB" w:rsidRDefault="000B0BEB" w:rsidP="000B0BEB">
      <w:pPr>
        <w:pStyle w:val="Nothing"/>
      </w:pPr>
    </w:p>
    <w:p w14:paraId="27CA9637" w14:textId="77777777" w:rsidR="00FC4FAF" w:rsidRPr="00FC4FAF" w:rsidRDefault="00FC4FAF" w:rsidP="00FC4FAF">
      <w:pPr>
        <w:pStyle w:val="Nothing"/>
      </w:pPr>
    </w:p>
    <w:p w14:paraId="5C54E612" w14:textId="77A802E2" w:rsidR="006C6430" w:rsidRPr="00086776" w:rsidRDefault="00682F50" w:rsidP="00086776">
      <w:pPr>
        <w:pStyle w:val="BlockHeadings"/>
        <w:jc w:val="both"/>
        <w:rPr>
          <w:rFonts w:asciiTheme="majorHAnsi" w:hAnsiTheme="majorHAnsi" w:cs="Arial"/>
          <w:bCs/>
          <w:color w:val="000000"/>
          <w:szCs w:val="28"/>
          <w:shd w:val="clear" w:color="auto" w:fill="FFFFFF"/>
        </w:rPr>
      </w:pPr>
      <w:bookmarkStart w:id="50" w:name="_Toc290918616"/>
      <w:r w:rsidRPr="00086776">
        <w:rPr>
          <w:rFonts w:asciiTheme="majorHAnsi" w:hAnsiTheme="majorHAnsi" w:cs="Arial"/>
          <w:bCs/>
          <w:color w:val="000000"/>
          <w:szCs w:val="28"/>
          <w:shd w:val="clear" w:color="auto" w:fill="FFFFFF"/>
        </w:rPr>
        <w:t>E</w:t>
      </w:r>
      <w:bookmarkEnd w:id="31"/>
      <w:r w:rsidRPr="00086776">
        <w:rPr>
          <w:rFonts w:asciiTheme="majorHAnsi" w:hAnsiTheme="majorHAnsi" w:cs="Arial"/>
          <w:bCs/>
          <w:color w:val="000000"/>
          <w:szCs w:val="28"/>
          <w:shd w:val="clear" w:color="auto" w:fill="FFFFFF"/>
        </w:rPr>
        <w:t>VALUATION</w:t>
      </w:r>
      <w:bookmarkEnd w:id="50"/>
    </w:p>
    <w:p w14:paraId="1BBA8EE8" w14:textId="21EEDE04" w:rsidR="000A50D7" w:rsidRDefault="00756DCF" w:rsidP="00086776">
      <w:pPr>
        <w:shd w:val="clear" w:color="auto" w:fill="FFFFFF"/>
        <w:spacing w:line="360" w:lineRule="atLeast"/>
        <w:jc w:val="both"/>
        <w:rPr>
          <w:ins w:id="51" w:author="Samantha Udolf" w:date="2015-05-03T18:48:00Z"/>
          <w:rFonts w:ascii="Calibri" w:hAnsi="Calibri"/>
          <w:color w:val="000000"/>
          <w:sz w:val="28"/>
          <w:szCs w:val="28"/>
        </w:rPr>
      </w:pPr>
      <w:ins w:id="52" w:author="Samantha Udolf" w:date="2015-05-03T18:40:00Z">
        <w:r>
          <w:rPr>
            <w:rFonts w:ascii="Calibri" w:hAnsi="Calibri"/>
            <w:color w:val="000000"/>
            <w:sz w:val="28"/>
            <w:szCs w:val="28"/>
          </w:rPr>
          <w:t>W</w:t>
        </w:r>
      </w:ins>
      <w:del w:id="53" w:author="Samantha Udolf" w:date="2015-05-03T18:40:00Z">
        <w:r w:rsidR="00D563ED" w:rsidRPr="00086776" w:rsidDel="00756DCF">
          <w:rPr>
            <w:rFonts w:ascii="Calibri" w:hAnsi="Calibri"/>
            <w:color w:val="000000"/>
            <w:sz w:val="28"/>
            <w:szCs w:val="28"/>
          </w:rPr>
          <w:delText>So far, w</w:delText>
        </w:r>
      </w:del>
      <w:r w:rsidR="00D563ED" w:rsidRPr="00086776">
        <w:rPr>
          <w:rFonts w:ascii="Calibri" w:hAnsi="Calibri"/>
          <w:color w:val="000000"/>
          <w:sz w:val="28"/>
          <w:szCs w:val="28"/>
        </w:rPr>
        <w:t xml:space="preserve">e </w:t>
      </w:r>
      <w:del w:id="54" w:author="Samantha Udolf" w:date="2015-05-03T18:42:00Z">
        <w:r w:rsidR="00D563ED" w:rsidRPr="00086776" w:rsidDel="00756DCF">
          <w:rPr>
            <w:rFonts w:ascii="Calibri" w:hAnsi="Calibri"/>
            <w:color w:val="000000"/>
            <w:sz w:val="28"/>
            <w:szCs w:val="28"/>
          </w:rPr>
          <w:delText xml:space="preserve">have </w:delText>
        </w:r>
      </w:del>
      <w:r w:rsidR="00D563ED" w:rsidRPr="00086776">
        <w:rPr>
          <w:rFonts w:ascii="Calibri" w:hAnsi="Calibri"/>
          <w:color w:val="000000"/>
          <w:sz w:val="28"/>
          <w:szCs w:val="28"/>
        </w:rPr>
        <w:t xml:space="preserve">learned that since we have a lot of data, we needed to narrow our scope of time in order to not slow down our visualization. </w:t>
      </w:r>
      <w:ins w:id="55" w:author="Samantha Udolf" w:date="2015-05-03T18:41:00Z">
        <w:r>
          <w:rPr>
            <w:rFonts w:ascii="Calibri" w:hAnsi="Calibri"/>
            <w:color w:val="000000"/>
            <w:sz w:val="28"/>
            <w:szCs w:val="28"/>
          </w:rPr>
          <w:t xml:space="preserve">As a result, we chose to only incorporate data for </w:t>
        </w:r>
      </w:ins>
      <w:ins w:id="56" w:author="Samantha Udolf" w:date="2015-05-03T18:42:00Z">
        <w:r>
          <w:rPr>
            <w:rFonts w:ascii="Calibri" w:hAnsi="Calibri"/>
            <w:color w:val="000000"/>
            <w:sz w:val="28"/>
            <w:szCs w:val="28"/>
          </w:rPr>
          <w:t xml:space="preserve">the month of August. </w:t>
        </w:r>
      </w:ins>
      <w:del w:id="57" w:author="Samantha Udolf" w:date="2015-05-03T18:42:00Z">
        <w:r w:rsidR="00D563ED" w:rsidRPr="00086776" w:rsidDel="00756DCF">
          <w:rPr>
            <w:rFonts w:ascii="Calibri" w:hAnsi="Calibri"/>
            <w:color w:val="000000"/>
            <w:sz w:val="28"/>
            <w:szCs w:val="28"/>
          </w:rPr>
          <w:delText>In addition, since we have a lot of data, it was important to be thoughtful about what to use in our visualizations based on what questions we wanted to answer. Now we have a solid idea of exactly which questions we want to answer and how we can do so effectively with our visualizations. We are still trying to think of more interesting ways to visualize the demographic information containing gender, age, and type of user, since pie charts and bar charts are not as visually appealing.</w:delText>
        </w:r>
      </w:del>
      <w:ins w:id="58" w:author="Samantha Udolf" w:date="2015-05-03T18:44:00Z">
        <w:r w:rsidR="000A50D7">
          <w:rPr>
            <w:rFonts w:ascii="Calibri" w:hAnsi="Calibri"/>
            <w:color w:val="000000"/>
            <w:sz w:val="28"/>
            <w:szCs w:val="28"/>
          </w:rPr>
          <w:t xml:space="preserve">After completion of our visualization, we noticed a few trends in the data. Specifically, we noticed that for every station there are </w:t>
        </w:r>
      </w:ins>
      <w:ins w:id="59" w:author="Samantha Udolf" w:date="2015-05-03T18:49:00Z">
        <w:r w:rsidR="000A50D7">
          <w:rPr>
            <w:rFonts w:ascii="Calibri" w:hAnsi="Calibri"/>
            <w:color w:val="000000"/>
            <w:sz w:val="28"/>
            <w:szCs w:val="28"/>
          </w:rPr>
          <w:t xml:space="preserve">at least </w:t>
        </w:r>
      </w:ins>
      <w:ins w:id="60" w:author="Samantha Udolf" w:date="2015-05-03T18:44:00Z">
        <w:r w:rsidR="000A50D7">
          <w:rPr>
            <w:rFonts w:ascii="Calibri" w:hAnsi="Calibri"/>
            <w:color w:val="000000"/>
            <w:sz w:val="28"/>
            <w:szCs w:val="28"/>
          </w:rPr>
          <w:t xml:space="preserve">two peek times that can be seen in the capacity visualization </w:t>
        </w:r>
      </w:ins>
      <w:ins w:id="61" w:author="Samantha Udolf" w:date="2015-05-03T18:45:00Z">
        <w:r w:rsidR="000A50D7">
          <w:rPr>
            <w:rFonts w:ascii="Calibri" w:hAnsi="Calibri"/>
            <w:color w:val="000000"/>
            <w:sz w:val="28"/>
            <w:szCs w:val="28"/>
          </w:rPr>
          <w:t>occurring</w:t>
        </w:r>
      </w:ins>
      <w:ins w:id="62" w:author="Samantha Udolf" w:date="2015-05-03T18:44:00Z">
        <w:r w:rsidR="000A50D7">
          <w:rPr>
            <w:rFonts w:ascii="Calibri" w:hAnsi="Calibri"/>
            <w:color w:val="000000"/>
            <w:sz w:val="28"/>
            <w:szCs w:val="28"/>
          </w:rPr>
          <w:t xml:space="preserve"> </w:t>
        </w:r>
      </w:ins>
      <w:ins w:id="63" w:author="Samantha Udolf" w:date="2015-05-03T18:45:00Z">
        <w:r w:rsidR="000A50D7">
          <w:rPr>
            <w:rFonts w:ascii="Calibri" w:hAnsi="Calibri"/>
            <w:color w:val="000000"/>
            <w:sz w:val="28"/>
            <w:szCs w:val="28"/>
          </w:rPr>
          <w:t xml:space="preserve">at times 7/8am and </w:t>
        </w:r>
      </w:ins>
      <w:ins w:id="64" w:author="Samantha Udolf" w:date="2015-05-03T18:49:00Z">
        <w:r w:rsidR="000A50D7">
          <w:rPr>
            <w:rFonts w:ascii="Calibri" w:hAnsi="Calibri"/>
            <w:color w:val="000000"/>
            <w:sz w:val="28"/>
            <w:szCs w:val="28"/>
          </w:rPr>
          <w:t>7/</w:t>
        </w:r>
      </w:ins>
      <w:ins w:id="65" w:author="Samantha Udolf" w:date="2015-05-03T18:45:00Z">
        <w:r w:rsidR="000A50D7">
          <w:rPr>
            <w:rFonts w:ascii="Calibri" w:hAnsi="Calibri"/>
            <w:color w:val="000000"/>
            <w:sz w:val="28"/>
            <w:szCs w:val="28"/>
          </w:rPr>
          <w:t>8pm. These peeks occur for any station selected as well as weekend or weekday data.</w:t>
        </w:r>
      </w:ins>
    </w:p>
    <w:p w14:paraId="382B4315" w14:textId="5F0913E6" w:rsidR="00D563ED" w:rsidRDefault="000A50D7" w:rsidP="00086776">
      <w:pPr>
        <w:shd w:val="clear" w:color="auto" w:fill="FFFFFF"/>
        <w:spacing w:line="360" w:lineRule="atLeast"/>
        <w:jc w:val="both"/>
        <w:rPr>
          <w:ins w:id="66" w:author="Samantha Udolf" w:date="2015-05-03T18:47:00Z"/>
          <w:rFonts w:ascii="Calibri" w:hAnsi="Calibri"/>
          <w:color w:val="000000"/>
          <w:sz w:val="28"/>
          <w:szCs w:val="28"/>
        </w:rPr>
      </w:pPr>
      <w:ins w:id="67" w:author="Samantha Udolf" w:date="2015-05-03T18:45:00Z">
        <w:r>
          <w:rPr>
            <w:rFonts w:ascii="Calibri" w:hAnsi="Calibri"/>
            <w:color w:val="000000"/>
            <w:sz w:val="28"/>
            <w:szCs w:val="28"/>
          </w:rPr>
          <w:t xml:space="preserve"> </w:t>
        </w:r>
      </w:ins>
    </w:p>
    <w:p w14:paraId="40BC03A9" w14:textId="446A8152" w:rsidR="000A50D7" w:rsidRDefault="00874B43" w:rsidP="00086776">
      <w:pPr>
        <w:shd w:val="clear" w:color="auto" w:fill="FFFFFF"/>
        <w:spacing w:line="360" w:lineRule="atLeast"/>
        <w:jc w:val="both"/>
        <w:rPr>
          <w:ins w:id="68" w:author="Samantha Udolf" w:date="2015-05-03T18:48:00Z"/>
          <w:rFonts w:ascii="Calibri" w:hAnsi="Calibri"/>
          <w:color w:val="000000"/>
          <w:sz w:val="28"/>
          <w:szCs w:val="28"/>
        </w:rPr>
      </w:pPr>
      <w:ins w:id="69" w:author="Samantha Udolf" w:date="2015-05-03T18:50:00Z">
        <w:r>
          <w:rPr>
            <w:rFonts w:ascii="Calibri" w:hAnsi="Calibri"/>
            <w:noProof/>
            <w:color w:val="000000"/>
            <w:sz w:val="28"/>
            <w:szCs w:val="28"/>
          </w:rPr>
          <mc:AlternateContent>
            <mc:Choice Requires="wps">
              <w:drawing>
                <wp:anchor distT="0" distB="0" distL="114300" distR="114300" simplePos="0" relativeHeight="251665408" behindDoc="0" locked="0" layoutInCell="1" allowOverlap="1" wp14:anchorId="1EF3D082" wp14:editId="44C1145E">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Pr>
            <w:rFonts w:ascii="Calibri" w:hAnsi="Calibri"/>
            <w:noProof/>
            <w:color w:val="000000"/>
            <w:sz w:val="28"/>
            <w:szCs w:val="28"/>
          </w:rPr>
          <mc:AlternateContent>
            <mc:Choice Requires="wps">
              <w:drawing>
                <wp:anchor distT="0" distB="0" distL="114300" distR="114300" simplePos="0" relativeHeight="251663360" behindDoc="0" locked="0" layoutInCell="1" allowOverlap="1" wp14:anchorId="7D6B0526" wp14:editId="44EFF61A">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ins>
      <w:ins w:id="70" w:author="Samantha Udolf" w:date="2015-05-03T18:47:00Z">
        <w:r w:rsidR="000A50D7">
          <w:rPr>
            <w:rFonts w:ascii="Calibri" w:hAnsi="Calibri"/>
            <w:noProof/>
            <w:color w:val="000000"/>
            <w:sz w:val="28"/>
            <w:szCs w:val="28"/>
          </w:rPr>
          <w:drawing>
            <wp:inline distT="0" distB="0" distL="0" distR="0" wp14:anchorId="0EF3A1FC" wp14:editId="2AE7DA9D">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ins>
    </w:p>
    <w:p w14:paraId="40986D69" w14:textId="160CC979" w:rsidR="000A50D7" w:rsidRPr="00086776" w:rsidRDefault="000A50D7" w:rsidP="00086776">
      <w:pPr>
        <w:shd w:val="clear" w:color="auto" w:fill="FFFFFF"/>
        <w:spacing w:line="360" w:lineRule="atLeast"/>
        <w:jc w:val="both"/>
        <w:rPr>
          <w:rFonts w:ascii="Calibri" w:hAnsi="Calibri"/>
          <w:color w:val="000000"/>
          <w:sz w:val="28"/>
          <w:szCs w:val="28"/>
        </w:rPr>
      </w:pPr>
      <w:ins w:id="71" w:author="Samantha Udolf" w:date="2015-05-03T18:50:00Z">
        <w:r>
          <w:rPr>
            <w:rFonts w:ascii="Calibri" w:hAnsi="Calibri"/>
            <w:noProof/>
            <w:color w:val="000000"/>
            <w:sz w:val="28"/>
            <w:szCs w:val="28"/>
          </w:rPr>
          <w:lastRenderedPageBreak/>
          <mc:AlternateContent>
            <mc:Choice Requires="wps">
              <w:drawing>
                <wp:anchor distT="0" distB="0" distL="114300" distR="114300" simplePos="0" relativeHeight="251661312" behindDoc="0" locked="0" layoutInCell="1" allowOverlap="1" wp14:anchorId="238B4952" wp14:editId="4471170D">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ins>
      <w:ins w:id="72" w:author="Samantha Udolf" w:date="2015-05-03T18:49:00Z">
        <w:r>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793EE2CE" wp14:editId="0399F5A3">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ins>
      <w:ins w:id="73" w:author="Samantha Udolf" w:date="2015-05-03T18:48:00Z">
        <w:r>
          <w:rPr>
            <w:rFonts w:ascii="Calibri" w:hAnsi="Calibri"/>
            <w:noProof/>
            <w:color w:val="000000"/>
            <w:sz w:val="28"/>
            <w:szCs w:val="28"/>
          </w:rPr>
          <w:drawing>
            <wp:inline distT="0" distB="0" distL="0" distR="0" wp14:anchorId="10648E99" wp14:editId="6DF3E599">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ins>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67CF3733" w:rsidR="00837DDD" w:rsidRDefault="00874B43" w:rsidP="00086776">
      <w:pPr>
        <w:pStyle w:val="BlockHeadings"/>
        <w:jc w:val="both"/>
        <w:rPr>
          <w:ins w:id="74" w:author="Samantha Udolf" w:date="2015-05-03T18:52:00Z"/>
          <w:rFonts w:asciiTheme="majorHAnsi" w:hAnsiTheme="majorHAnsi" w:cs="Arial"/>
          <w:b w:val="0"/>
          <w:bCs/>
          <w:color w:val="000000"/>
          <w:szCs w:val="28"/>
          <w:shd w:val="clear" w:color="auto" w:fill="FFFFFF"/>
        </w:rPr>
      </w:pPr>
      <w:ins w:id="75" w:author="Samantha Udolf" w:date="2015-05-03T18:52:00Z">
        <w:r>
          <w:rPr>
            <w:rFonts w:asciiTheme="majorHAnsi" w:hAnsiTheme="majorHAnsi" w:cs="Arial"/>
            <w:b w:val="0"/>
            <w:bCs/>
            <w:color w:val="000000"/>
            <w:szCs w:val="28"/>
            <w:shd w:val="clear" w:color="auto" w:fill="FFFFFF"/>
          </w:rPr>
          <w:t>We also noticed that for every station and time brush selected, there were more registered users than casual users.</w:t>
        </w:r>
      </w:ins>
    </w:p>
    <w:p w14:paraId="3E373A95" w14:textId="05A17964" w:rsidR="00874B43" w:rsidRDefault="00874B43" w:rsidP="00874B43">
      <w:pPr>
        <w:pStyle w:val="Nothing"/>
        <w:rPr>
          <w:ins w:id="76" w:author="Samantha Udolf" w:date="2015-05-03T18:53:00Z"/>
        </w:rPr>
        <w:pPrChange w:id="77" w:author="Samantha Udolf" w:date="2015-05-03T18:53:00Z">
          <w:pPr>
            <w:pStyle w:val="BlockHeadings"/>
            <w:jc w:val="both"/>
          </w:pPr>
        </w:pPrChange>
      </w:pPr>
      <w:ins w:id="78" w:author="Samantha Udolf" w:date="2015-05-03T18:53:00Z">
        <w:r>
          <w:rPr>
            <w:noProof/>
          </w:rPr>
          <w:drawing>
            <wp:inline distT="0" distB="0" distL="0" distR="0" wp14:anchorId="1EBA93B9" wp14:editId="2664A2F1">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ins>
    </w:p>
    <w:p w14:paraId="7DCBAD59" w14:textId="77777777" w:rsidR="00874B43" w:rsidRPr="00874B43" w:rsidRDefault="00874B43" w:rsidP="00874B43">
      <w:pPr>
        <w:pStyle w:val="Nothing"/>
        <w:rPr>
          <w:ins w:id="79" w:author="Samantha Udolf" w:date="2015-05-03T18:53:00Z"/>
          <w:rFonts w:asciiTheme="majorHAnsi" w:hAnsiTheme="majorHAnsi"/>
          <w:sz w:val="28"/>
          <w:szCs w:val="28"/>
          <w:rPrChange w:id="80" w:author="Samantha Udolf" w:date="2015-05-03T18:54:00Z">
            <w:rPr>
              <w:ins w:id="81" w:author="Samantha Udolf" w:date="2015-05-03T18:53:00Z"/>
            </w:rPr>
          </w:rPrChange>
        </w:rPr>
        <w:pPrChange w:id="82" w:author="Samantha Udolf" w:date="2015-05-03T18:53:00Z">
          <w:pPr>
            <w:pStyle w:val="BlockHeadings"/>
            <w:jc w:val="both"/>
          </w:pPr>
        </w:pPrChange>
      </w:pPr>
    </w:p>
    <w:p w14:paraId="09C61936" w14:textId="0FC1D30F" w:rsidR="00874B43" w:rsidRDefault="00874B43" w:rsidP="00874B43">
      <w:pPr>
        <w:pStyle w:val="Nothing"/>
        <w:rPr>
          <w:ins w:id="83" w:author="Samantha Udolf" w:date="2015-05-03T18:54:00Z"/>
          <w:rFonts w:asciiTheme="majorHAnsi" w:hAnsiTheme="majorHAnsi"/>
          <w:sz w:val="28"/>
          <w:szCs w:val="28"/>
        </w:rPr>
        <w:pPrChange w:id="84" w:author="Samantha Udolf" w:date="2015-05-03T18:53:00Z">
          <w:pPr>
            <w:pStyle w:val="BlockHeadings"/>
            <w:jc w:val="both"/>
          </w:pPr>
        </w:pPrChange>
      </w:pPr>
      <w:ins w:id="85" w:author="Samantha Udolf" w:date="2015-05-03T18:54:00Z">
        <w:r w:rsidRPr="00874B43">
          <w:rPr>
            <w:rFonts w:asciiTheme="majorHAnsi" w:hAnsiTheme="majorHAnsi"/>
            <w:sz w:val="28"/>
            <w:szCs w:val="28"/>
            <w:rPrChange w:id="86" w:author="Samantha Udolf" w:date="2015-05-03T18:54:00Z">
              <w:rPr/>
            </w:rPrChange>
          </w:rPr>
          <w:t xml:space="preserve">There was no trend we noticed with the age groups and gender. </w:t>
        </w:r>
      </w:ins>
    </w:p>
    <w:p w14:paraId="19CAA0E5" w14:textId="77777777" w:rsidR="00874B43" w:rsidRPr="00874B43" w:rsidRDefault="00874B43" w:rsidP="00874B43">
      <w:pPr>
        <w:pStyle w:val="Nothing"/>
        <w:rPr>
          <w:rFonts w:asciiTheme="majorHAnsi" w:hAnsiTheme="majorHAnsi"/>
          <w:sz w:val="28"/>
          <w:szCs w:val="28"/>
          <w:rPrChange w:id="87" w:author="Samantha Udolf" w:date="2015-05-03T18:54:00Z">
            <w:rPr>
              <w:rFonts w:asciiTheme="majorHAnsi" w:hAnsiTheme="majorHAnsi" w:cs="Arial"/>
              <w:bCs/>
              <w:color w:val="000000"/>
              <w:szCs w:val="28"/>
              <w:shd w:val="clear" w:color="auto" w:fill="FFFFFF"/>
            </w:rPr>
          </w:rPrChange>
        </w:rPr>
        <w:pPrChange w:id="88" w:author="Samantha Udolf" w:date="2015-05-03T18:53:00Z">
          <w:pPr>
            <w:pStyle w:val="BlockHeadings"/>
            <w:jc w:val="both"/>
          </w:pPr>
        </w:pPrChange>
      </w:pPr>
      <w:bookmarkStart w:id="89" w:name="_GoBack"/>
      <w:bookmarkEnd w:id="89"/>
    </w:p>
    <w:p w14:paraId="040246FB" w14:textId="203DDAE5" w:rsidR="00837DDD" w:rsidRPr="00086776" w:rsidRDefault="001C23A6" w:rsidP="00086776">
      <w:pPr>
        <w:pStyle w:val="BlockHeadings"/>
        <w:jc w:val="both"/>
        <w:rPr>
          <w:rFonts w:asciiTheme="majorHAnsi" w:hAnsiTheme="majorHAnsi" w:cs="Arial"/>
          <w:bCs/>
          <w:color w:val="000000"/>
          <w:szCs w:val="28"/>
          <w:shd w:val="clear" w:color="auto" w:fill="FFFFFF"/>
        </w:rPr>
      </w:pPr>
      <w:bookmarkStart w:id="90" w:name="_Toc290918617"/>
      <w:r w:rsidRPr="00086776">
        <w:rPr>
          <w:rFonts w:asciiTheme="majorHAnsi" w:hAnsiTheme="majorHAnsi" w:cs="Arial"/>
          <w:bCs/>
          <w:color w:val="000000"/>
          <w:szCs w:val="28"/>
          <w:shd w:val="clear" w:color="auto" w:fill="FFFFFF"/>
        </w:rPr>
        <w:t>CURRENT PROBLEMS</w:t>
      </w:r>
      <w:bookmarkEnd w:id="90"/>
    </w:p>
    <w:p w14:paraId="7ABDBEFD" w14:textId="13064C2A" w:rsidR="006C6430" w:rsidRPr="00086776" w:rsidRDefault="001C23A6" w:rsidP="00086776">
      <w:pPr>
        <w:shd w:val="clear" w:color="auto" w:fill="FFFFFF"/>
        <w:spacing w:line="360" w:lineRule="atLeast"/>
        <w:jc w:val="both"/>
        <w:rPr>
          <w:rFonts w:ascii="Calibri" w:hAnsi="Calibri"/>
          <w:color w:val="000000"/>
          <w:sz w:val="28"/>
          <w:szCs w:val="28"/>
        </w:rPr>
      </w:pPr>
      <w:commentRangeStart w:id="91"/>
      <w:r w:rsidRPr="00086776">
        <w:rPr>
          <w:rFonts w:ascii="Calibri" w:hAnsi="Calibri"/>
          <w:color w:val="000000"/>
          <w:sz w:val="28"/>
          <w:szCs w:val="28"/>
        </w:rPr>
        <w:lastRenderedPageBreak/>
        <w:t xml:space="preserve">The following line of code is supposed to allow us to click on each station but it doesn’t work: </w:t>
      </w:r>
      <w:r w:rsidR="006C6430" w:rsidRPr="00086776">
        <w:rPr>
          <w:rFonts w:ascii="Calibri" w:hAnsi="Calibri"/>
          <w:color w:val="000000"/>
          <w:sz w:val="28"/>
          <w:szCs w:val="28"/>
        </w:rPr>
        <w:t>var layer = d3.select(this.getPanes().overlayMouseTarget,</w:t>
      </w:r>
      <w:r w:rsidRPr="00086776">
        <w:rPr>
          <w:rFonts w:ascii="Calibri" w:hAnsi="Calibri"/>
          <w:color w:val="000000"/>
          <w:sz w:val="28"/>
          <w:szCs w:val="28"/>
        </w:rPr>
        <w:t xml:space="preserve"> so this is something we are currently working through. In addition, </w:t>
      </w:r>
      <w:r w:rsidR="00BF0AC0" w:rsidRPr="00086776">
        <w:rPr>
          <w:rFonts w:ascii="Calibri" w:hAnsi="Calibri"/>
          <w:color w:val="000000"/>
          <w:sz w:val="28"/>
          <w:szCs w:val="28"/>
        </w:rPr>
        <w:t>we are working on the optimal placement of each div element on the page.</w:t>
      </w:r>
    </w:p>
    <w:p w14:paraId="75C753D6" w14:textId="77777777" w:rsidR="004F5CC3" w:rsidRDefault="004F5CC3" w:rsidP="00086776">
      <w:pPr>
        <w:jc w:val="both"/>
        <w:rPr>
          <w:rFonts w:ascii="Calibri" w:hAnsi="Calibri" w:cs="Arial"/>
          <w:color w:val="000000"/>
          <w:sz w:val="28"/>
          <w:szCs w:val="28"/>
          <w:shd w:val="clear" w:color="auto" w:fill="FFFFFF"/>
        </w:rPr>
      </w:pPr>
    </w:p>
    <w:p w14:paraId="63B415CF" w14:textId="3A16E176" w:rsidR="000B0BEB" w:rsidRPr="00086776" w:rsidRDefault="000B0BEB" w:rsidP="00086776">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bypass this problem, we opted for a dropdown menu to </w:t>
      </w:r>
      <w:r w:rsidR="00EE2A0F">
        <w:rPr>
          <w:rFonts w:ascii="Calibri" w:hAnsi="Calibri" w:cs="Arial"/>
          <w:color w:val="000000"/>
          <w:sz w:val="28"/>
          <w:szCs w:val="28"/>
          <w:shd w:val="clear" w:color="auto" w:fill="FFFFFF"/>
        </w:rPr>
        <w:t>filter and select the stations that we want to investigate in further detail.</w:t>
      </w:r>
    </w:p>
    <w:commentRangeEnd w:id="91"/>
    <w:p w14:paraId="3DF423A8" w14:textId="77777777" w:rsidR="00B03066" w:rsidRPr="00086776" w:rsidRDefault="00756DCF" w:rsidP="00086776">
      <w:pPr>
        <w:jc w:val="both"/>
        <w:rPr>
          <w:rFonts w:ascii="Calibri" w:hAnsi="Calibri" w:cs="Arial"/>
          <w:color w:val="000000"/>
          <w:sz w:val="28"/>
          <w:szCs w:val="28"/>
          <w:shd w:val="clear" w:color="auto" w:fill="FFFFFF"/>
        </w:rPr>
      </w:pPr>
      <w:r>
        <w:rPr>
          <w:rStyle w:val="CommentReference"/>
        </w:rPr>
        <w:commentReference w:id="91"/>
      </w:r>
    </w:p>
    <w:p w14:paraId="5A08A91D" w14:textId="77777777" w:rsidR="00B03066" w:rsidRPr="00086776" w:rsidRDefault="00B03066" w:rsidP="00086776">
      <w:pPr>
        <w:jc w:val="both"/>
        <w:rPr>
          <w:rFonts w:ascii="Calibri" w:hAnsi="Calibri" w:cs="Arial"/>
          <w:color w:val="000000"/>
          <w:sz w:val="28"/>
          <w:szCs w:val="28"/>
          <w:shd w:val="clear" w:color="auto" w:fill="FFFFFF"/>
        </w:rPr>
      </w:pPr>
    </w:p>
    <w:p w14:paraId="194CA982"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4DE960CA" w14:textId="77777777" w:rsidR="00B03066" w:rsidRPr="00086776" w:rsidRDefault="00B03066" w:rsidP="00086776">
      <w:pPr>
        <w:jc w:val="both"/>
        <w:rPr>
          <w:rFonts w:ascii="Calibri" w:hAnsi="Calibri" w:cs="Arial"/>
          <w:color w:val="000000"/>
          <w:sz w:val="28"/>
          <w:szCs w:val="28"/>
          <w:shd w:val="clear" w:color="auto" w:fill="FFFFFF"/>
        </w:rPr>
      </w:pPr>
    </w:p>
    <w:p w14:paraId="0D33018C" w14:textId="77777777" w:rsidR="00B03066" w:rsidRPr="00086776" w:rsidRDefault="00B03066" w:rsidP="00086776">
      <w:pPr>
        <w:jc w:val="both"/>
        <w:rPr>
          <w:rFonts w:ascii="Calibri" w:hAnsi="Calibri" w:cs="Arial"/>
          <w:color w:val="000000"/>
          <w:sz w:val="28"/>
          <w:szCs w:val="28"/>
          <w:shd w:val="clear" w:color="auto" w:fill="FFFFFF"/>
        </w:rPr>
      </w:pPr>
    </w:p>
    <w:p w14:paraId="78CF1B5E" w14:textId="77777777" w:rsidR="00B03066" w:rsidRPr="00086776" w:rsidRDefault="00B03066" w:rsidP="00086776">
      <w:pPr>
        <w:jc w:val="both"/>
        <w:rPr>
          <w:rFonts w:ascii="Calibri" w:hAnsi="Calibri" w:cs="Arial"/>
          <w:color w:val="000000"/>
          <w:sz w:val="28"/>
          <w:szCs w:val="28"/>
          <w:shd w:val="clear" w:color="auto" w:fill="FFFFFF"/>
        </w:rPr>
      </w:pPr>
    </w:p>
    <w:p w14:paraId="3C59D83D" w14:textId="77777777" w:rsidR="00B03066" w:rsidRPr="00086776" w:rsidRDefault="00B03066" w:rsidP="00086776">
      <w:pPr>
        <w:jc w:val="both"/>
        <w:rPr>
          <w:rFonts w:ascii="Calibri" w:hAnsi="Calibri" w:cs="Arial"/>
          <w:color w:val="000000"/>
          <w:sz w:val="28"/>
          <w:szCs w:val="28"/>
          <w:shd w:val="clear" w:color="auto" w:fill="FFFFFF"/>
        </w:rPr>
      </w:pPr>
    </w:p>
    <w:p w14:paraId="5DC975FF" w14:textId="77777777" w:rsidR="00B03066" w:rsidRPr="00086776" w:rsidRDefault="00B03066" w:rsidP="00086776">
      <w:pPr>
        <w:jc w:val="both"/>
        <w:rPr>
          <w:rFonts w:ascii="Calibri" w:hAnsi="Calibri" w:cs="Arial"/>
          <w:color w:val="000000"/>
          <w:sz w:val="28"/>
          <w:szCs w:val="28"/>
          <w:shd w:val="clear" w:color="auto" w:fill="FFFFFF"/>
        </w:rPr>
      </w:pPr>
    </w:p>
    <w:p w14:paraId="14C0AFAD" w14:textId="77777777" w:rsidR="00B03066" w:rsidRPr="00086776" w:rsidRDefault="00B03066" w:rsidP="00086776">
      <w:pPr>
        <w:jc w:val="both"/>
        <w:rPr>
          <w:rFonts w:ascii="Calibri" w:hAnsi="Calibri" w:cs="Arial"/>
          <w:color w:val="000000"/>
          <w:sz w:val="28"/>
          <w:szCs w:val="28"/>
          <w:shd w:val="clear" w:color="auto" w:fill="FFFFFF"/>
        </w:rPr>
      </w:pPr>
    </w:p>
    <w:p w14:paraId="604DDA5A" w14:textId="77777777" w:rsidR="009E0ACA" w:rsidRPr="00086776" w:rsidRDefault="009E0ACA" w:rsidP="00086776">
      <w:pPr>
        <w:jc w:val="both"/>
        <w:rPr>
          <w:rFonts w:ascii="Calibri" w:hAnsi="Calibri" w:cs="Arial"/>
          <w:i/>
          <w:color w:val="000000"/>
          <w:sz w:val="28"/>
          <w:szCs w:val="28"/>
          <w:shd w:val="clear" w:color="auto" w:fill="FFFFFF"/>
        </w:rPr>
      </w:pPr>
    </w:p>
    <w:p w14:paraId="25BE9EDD" w14:textId="77777777" w:rsidR="009E0ACA" w:rsidRPr="00086776" w:rsidRDefault="009E0ACA" w:rsidP="00086776">
      <w:pPr>
        <w:jc w:val="both"/>
        <w:rPr>
          <w:rFonts w:ascii="Calibri" w:hAnsi="Calibri" w:cs="Arial"/>
          <w:i/>
          <w:color w:val="000000"/>
          <w:sz w:val="28"/>
          <w:szCs w:val="28"/>
          <w:shd w:val="clear" w:color="auto" w:fill="FFFFFF"/>
        </w:rPr>
      </w:pPr>
    </w:p>
    <w:p w14:paraId="1CE15AE8" w14:textId="77777777" w:rsidR="009E0ACA" w:rsidRPr="00086776" w:rsidRDefault="009E0ACA" w:rsidP="00086776">
      <w:pPr>
        <w:jc w:val="both"/>
        <w:rPr>
          <w:rFonts w:ascii="Calibri" w:hAnsi="Calibri" w:cs="Arial"/>
          <w:i/>
          <w:color w:val="000000"/>
          <w:sz w:val="28"/>
          <w:szCs w:val="28"/>
          <w:shd w:val="clear" w:color="auto" w:fill="FFFFFF"/>
        </w:rPr>
      </w:pPr>
    </w:p>
    <w:p w14:paraId="0C6928DC" w14:textId="77777777" w:rsidR="009E0ACA" w:rsidRPr="00086776" w:rsidRDefault="009E0ACA" w:rsidP="00086776">
      <w:pPr>
        <w:jc w:val="both"/>
        <w:rPr>
          <w:rFonts w:ascii="Calibri" w:hAnsi="Calibri" w:cs="Arial"/>
          <w:i/>
          <w:color w:val="000000"/>
          <w:sz w:val="28"/>
          <w:szCs w:val="28"/>
          <w:shd w:val="clear" w:color="auto" w:fill="FFFFFF"/>
        </w:rPr>
      </w:pPr>
    </w:p>
    <w:p w14:paraId="39514AB3" w14:textId="77777777" w:rsidR="009E0ACA" w:rsidRPr="00086776" w:rsidRDefault="009E0ACA" w:rsidP="00086776">
      <w:pPr>
        <w:jc w:val="both"/>
        <w:rPr>
          <w:rFonts w:ascii="Calibri" w:hAnsi="Calibri" w:cs="Arial"/>
          <w:i/>
          <w:color w:val="000000"/>
          <w:sz w:val="28"/>
          <w:szCs w:val="28"/>
          <w:shd w:val="clear" w:color="auto" w:fill="FFFFFF"/>
        </w:rPr>
      </w:pPr>
    </w:p>
    <w:p w14:paraId="7EAB9981" w14:textId="77777777" w:rsidR="009E0ACA" w:rsidRPr="00086776" w:rsidRDefault="009E0ACA" w:rsidP="00086776">
      <w:pPr>
        <w:jc w:val="both"/>
        <w:rPr>
          <w:rFonts w:ascii="Calibri" w:hAnsi="Calibri" w:cs="Arial"/>
          <w:i/>
          <w:color w:val="000000"/>
          <w:sz w:val="28"/>
          <w:szCs w:val="28"/>
          <w:shd w:val="clear" w:color="auto" w:fill="FFFFFF"/>
        </w:rPr>
      </w:pPr>
    </w:p>
    <w:p w14:paraId="182CD9F5" w14:textId="77777777" w:rsidR="009E0ACA" w:rsidRPr="00086776" w:rsidRDefault="009E0ACA" w:rsidP="00086776">
      <w:pPr>
        <w:jc w:val="both"/>
        <w:rPr>
          <w:rFonts w:ascii="Calibri" w:hAnsi="Calibri" w:cs="Arial"/>
          <w:i/>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Samantha Udolf" w:date="2015-05-03T18:28:00Z" w:initials="SU">
    <w:p w14:paraId="25CE7AE7" w14:textId="2B933BA3" w:rsidR="000A50D7" w:rsidRDefault="000A50D7">
      <w:pPr>
        <w:pStyle w:val="CommentText"/>
      </w:pPr>
      <w:r>
        <w:rPr>
          <w:rStyle w:val="CommentReference"/>
        </w:rPr>
        <w:annotationRef/>
      </w:r>
      <w:r>
        <w:t>Isn’t the size of the bubbles not constant over time? The size of the bubbles increases/decreases based on the time that is selected</w:t>
      </w:r>
    </w:p>
  </w:comment>
  <w:comment w:id="91" w:author="Samantha Udolf" w:date="2015-05-03T18:42:00Z" w:initials="SU">
    <w:p w14:paraId="132BF9FF" w14:textId="38FD88B0" w:rsidR="000A50D7" w:rsidRDefault="000A50D7">
      <w:pPr>
        <w:pStyle w:val="CommentText"/>
      </w:pPr>
      <w:r>
        <w:rPr>
          <w:rStyle w:val="CommentReference"/>
        </w:rPr>
        <w:annotationRef/>
      </w:r>
      <w:r>
        <w:t>Should we delete this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0A50D7" w:rsidRDefault="000A50D7" w:rsidP="00D14EF4">
      <w:r>
        <w:separator/>
      </w:r>
    </w:p>
  </w:endnote>
  <w:endnote w:type="continuationSeparator" w:id="0">
    <w:p w14:paraId="4209D764" w14:textId="77777777" w:rsidR="000A50D7" w:rsidRDefault="000A50D7"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0A50D7" w:rsidRPr="00C515B6" w:rsidRDefault="000A50D7">
    <w:pPr>
      <w:pStyle w:val="Footer"/>
      <w:jc w:val="right"/>
      <w:rPr>
        <w:b/>
        <w:sz w:val="32"/>
        <w:szCs w:val="32"/>
      </w:rPr>
    </w:pPr>
    <w:r>
      <w:fldChar w:fldCharType="begin"/>
    </w:r>
    <w:r>
      <w:instrText xml:space="preserve"> PAGE   \* MERGEFORMAT </w:instrText>
    </w:r>
    <w:r>
      <w:fldChar w:fldCharType="separate"/>
    </w:r>
    <w:r w:rsidR="00874B43" w:rsidRPr="00874B43">
      <w:rPr>
        <w:b/>
        <w:noProof/>
        <w:sz w:val="32"/>
        <w:szCs w:val="32"/>
      </w:rPr>
      <w:t>12</w:t>
    </w:r>
    <w:r>
      <w:rPr>
        <w:b/>
        <w:noProof/>
        <w:sz w:val="32"/>
        <w:szCs w:val="32"/>
      </w:rPr>
      <w:fldChar w:fldCharType="end"/>
    </w:r>
  </w:p>
  <w:p w14:paraId="4BE5D4C9" w14:textId="77777777" w:rsidR="000A50D7" w:rsidRDefault="000A50D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0A50D7" w:rsidRDefault="000A50D7" w:rsidP="00D14EF4">
      <w:r>
        <w:separator/>
      </w:r>
    </w:p>
  </w:footnote>
  <w:footnote w:type="continuationSeparator" w:id="0">
    <w:p w14:paraId="05258D87" w14:textId="77777777" w:rsidR="000A50D7" w:rsidRDefault="000A50D7"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0A50D7" w:rsidRPr="003D531C" w:rsidRDefault="000A50D7"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0A50D7" w:rsidRDefault="000A50D7"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874B43">
      <w:rPr>
        <w:rStyle w:val="PageNumber"/>
        <w:rFonts w:ascii="Calibri" w:hAnsi="Calibri"/>
        <w:noProof/>
      </w:rPr>
      <w:t>12</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874B43">
      <w:rPr>
        <w:rStyle w:val="PageNumber"/>
        <w:rFonts w:ascii="Calibri" w:hAnsi="Calibri"/>
        <w:noProof/>
      </w:rPr>
      <w:t>12</w:t>
    </w:r>
    <w:r w:rsidRPr="003D531C">
      <w:rPr>
        <w:rStyle w:val="PageNumber"/>
        <w:rFonts w:ascii="Calibri" w:hAnsi="Calibri"/>
      </w:rPr>
      <w:fldChar w:fldCharType="end"/>
    </w:r>
  </w:p>
  <w:p w14:paraId="439DBEEF" w14:textId="77777777" w:rsidR="000A50D7" w:rsidRDefault="000A50D7"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0A50D7" w:rsidRPr="003D531C" w:rsidRDefault="000A50D7"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trackRevisions/>
  <w:defaultTabStop w:val="720"/>
  <w:drawingGridHorizontalSpacing w:val="120"/>
  <w:displayHorizontalDrawingGridEvery w:val="2"/>
  <w:characterSpacingControl w:val="doNotCompress"/>
  <w:hdrShapeDefaults>
    <o:shapedefaults v:ext="edit" spidmax="1433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10682D"/>
    <w:rsid w:val="00134E34"/>
    <w:rsid w:val="00177C89"/>
    <w:rsid w:val="0018762C"/>
    <w:rsid w:val="001A1160"/>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5E63"/>
    <w:rsid w:val="00332BE9"/>
    <w:rsid w:val="00334A03"/>
    <w:rsid w:val="00345455"/>
    <w:rsid w:val="00351122"/>
    <w:rsid w:val="00372EC7"/>
    <w:rsid w:val="00377F0C"/>
    <w:rsid w:val="00381857"/>
    <w:rsid w:val="00384C43"/>
    <w:rsid w:val="003A40A4"/>
    <w:rsid w:val="003B5B1E"/>
    <w:rsid w:val="003C598E"/>
    <w:rsid w:val="003D531C"/>
    <w:rsid w:val="003D64EB"/>
    <w:rsid w:val="003E18CA"/>
    <w:rsid w:val="003E3CB4"/>
    <w:rsid w:val="003E563B"/>
    <w:rsid w:val="003E67F8"/>
    <w:rsid w:val="003F07DB"/>
    <w:rsid w:val="003F621D"/>
    <w:rsid w:val="004075C2"/>
    <w:rsid w:val="004109D4"/>
    <w:rsid w:val="00423149"/>
    <w:rsid w:val="004244E8"/>
    <w:rsid w:val="00444AF7"/>
    <w:rsid w:val="0045565A"/>
    <w:rsid w:val="00462884"/>
    <w:rsid w:val="004712F3"/>
    <w:rsid w:val="00474A9D"/>
    <w:rsid w:val="004757A7"/>
    <w:rsid w:val="00483D4E"/>
    <w:rsid w:val="004A6742"/>
    <w:rsid w:val="004A6D36"/>
    <w:rsid w:val="004A7A9C"/>
    <w:rsid w:val="004C0A34"/>
    <w:rsid w:val="004C4C35"/>
    <w:rsid w:val="004F5CC3"/>
    <w:rsid w:val="005346AF"/>
    <w:rsid w:val="00540BCC"/>
    <w:rsid w:val="0055224F"/>
    <w:rsid w:val="00552532"/>
    <w:rsid w:val="00553ED4"/>
    <w:rsid w:val="005579D0"/>
    <w:rsid w:val="00582FCC"/>
    <w:rsid w:val="005851E7"/>
    <w:rsid w:val="005A02F5"/>
    <w:rsid w:val="005A5204"/>
    <w:rsid w:val="005B74A1"/>
    <w:rsid w:val="005C1AC2"/>
    <w:rsid w:val="005C573C"/>
    <w:rsid w:val="005C6B60"/>
    <w:rsid w:val="005C6ED7"/>
    <w:rsid w:val="005D30C3"/>
    <w:rsid w:val="005D6091"/>
    <w:rsid w:val="006168E4"/>
    <w:rsid w:val="00617373"/>
    <w:rsid w:val="006225B4"/>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200C2"/>
    <w:rsid w:val="007206B2"/>
    <w:rsid w:val="0072293E"/>
    <w:rsid w:val="007278C9"/>
    <w:rsid w:val="007331CC"/>
    <w:rsid w:val="007362ED"/>
    <w:rsid w:val="0074357A"/>
    <w:rsid w:val="00756DCF"/>
    <w:rsid w:val="00760BA8"/>
    <w:rsid w:val="0077106A"/>
    <w:rsid w:val="00775B9D"/>
    <w:rsid w:val="00791DD1"/>
    <w:rsid w:val="00793F49"/>
    <w:rsid w:val="007A1D05"/>
    <w:rsid w:val="007B4DE2"/>
    <w:rsid w:val="007D1049"/>
    <w:rsid w:val="007F3AF3"/>
    <w:rsid w:val="007F72B8"/>
    <w:rsid w:val="00817860"/>
    <w:rsid w:val="00835495"/>
    <w:rsid w:val="00837DDD"/>
    <w:rsid w:val="008400D4"/>
    <w:rsid w:val="00841794"/>
    <w:rsid w:val="00850AAE"/>
    <w:rsid w:val="0086392D"/>
    <w:rsid w:val="00874B43"/>
    <w:rsid w:val="00875B1C"/>
    <w:rsid w:val="00884965"/>
    <w:rsid w:val="008B6B79"/>
    <w:rsid w:val="008C652F"/>
    <w:rsid w:val="008E43E1"/>
    <w:rsid w:val="008F5F8E"/>
    <w:rsid w:val="00932787"/>
    <w:rsid w:val="0095720C"/>
    <w:rsid w:val="00964B55"/>
    <w:rsid w:val="00983D9A"/>
    <w:rsid w:val="00990867"/>
    <w:rsid w:val="009B6BBD"/>
    <w:rsid w:val="009D4B78"/>
    <w:rsid w:val="009E0ACA"/>
    <w:rsid w:val="009E2C09"/>
    <w:rsid w:val="009F668E"/>
    <w:rsid w:val="00A01F81"/>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5566"/>
    <w:rsid w:val="00CE0D02"/>
    <w:rsid w:val="00CE3FD1"/>
    <w:rsid w:val="00CE4162"/>
    <w:rsid w:val="00CE4DF5"/>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C4D2E"/>
    <w:rsid w:val="00FC4FAF"/>
    <w:rsid w:val="00FE453A"/>
    <w:rsid w:val="00FF3E1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9"/>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67AAA-D08C-1648-BE26-5DBA819C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123</TotalTime>
  <Pages>12</Pages>
  <Words>2145</Words>
  <Characters>12233</Characters>
  <Application>Microsoft Macintosh Word</Application>
  <DocSecurity>0</DocSecurity>
  <Lines>101</Lines>
  <Paragraphs>28</Paragraphs>
  <ScaleCrop>false</ScaleCrop>
  <Company/>
  <LinksUpToDate>false</LinksUpToDate>
  <CharactersWithSpaces>14350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Samantha Udolf</cp:lastModifiedBy>
  <cp:revision>52</cp:revision>
  <cp:lastPrinted>2015-04-17T23:36:00Z</cp:lastPrinted>
  <dcterms:created xsi:type="dcterms:W3CDTF">2015-04-17T23:36:00Z</dcterms:created>
  <dcterms:modified xsi:type="dcterms:W3CDTF">2015-05-03T22:54:00Z</dcterms:modified>
</cp:coreProperties>
</file>