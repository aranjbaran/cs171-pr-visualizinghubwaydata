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6CF3C8" w14:textId="77777777" w:rsidR="00AB6690" w:rsidRPr="00B03066" w:rsidRDefault="00AB6690" w:rsidP="00086776">
      <w:pPr>
        <w:jc w:val="both"/>
        <w:rPr>
          <w:rFonts w:ascii="Calibri" w:hAnsi="Calibri" w:cs="Arial"/>
          <w:b/>
          <w:bCs/>
          <w:color w:val="000000"/>
          <w:sz w:val="32"/>
          <w:szCs w:val="32"/>
          <w:shd w:val="clear" w:color="auto" w:fill="FFFFFF"/>
        </w:rPr>
      </w:pPr>
      <w:bookmarkStart w:id="0" w:name="_Toc228627335"/>
      <w:bookmarkStart w:id="1" w:name="_Toc228852191"/>
      <w:r w:rsidRPr="00B03066">
        <w:rPr>
          <w:rFonts w:ascii="Calibri" w:hAnsi="Calibri" w:cs="Arial"/>
          <w:b/>
          <w:bCs/>
          <w:color w:val="000000"/>
          <w:sz w:val="32"/>
          <w:szCs w:val="32"/>
          <w:shd w:val="clear" w:color="auto" w:fill="FFFFFF"/>
        </w:rPr>
        <w:t>CS171 FINAL PROJECT PROPOSAL: VISUALIZING BIKE SHARE DATA</w:t>
      </w:r>
    </w:p>
    <w:p w14:paraId="211BE7B7" w14:textId="77777777" w:rsidR="009E0ACA" w:rsidRDefault="009E0ACA" w:rsidP="00086776">
      <w:pPr>
        <w:jc w:val="both"/>
        <w:rPr>
          <w:rFonts w:ascii="Calibri" w:hAnsi="Calibri" w:cs="Arial"/>
          <w:color w:val="000000"/>
          <w:shd w:val="clear" w:color="auto" w:fill="FFFFFF"/>
        </w:rPr>
      </w:pPr>
    </w:p>
    <w:p w14:paraId="73D1287A" w14:textId="77777777" w:rsidR="00AB6690" w:rsidRDefault="00AB6690" w:rsidP="00086776">
      <w:pPr>
        <w:jc w:val="both"/>
        <w:rPr>
          <w:rFonts w:ascii="Calibri" w:hAnsi="Calibri" w:cs="Arial"/>
          <w:color w:val="000000"/>
          <w:shd w:val="clear" w:color="auto" w:fill="FFFFFF"/>
        </w:rPr>
      </w:pPr>
      <w:r>
        <w:rPr>
          <w:rFonts w:ascii="Calibri" w:hAnsi="Calibri" w:cs="Arial"/>
          <w:color w:val="000000"/>
          <w:shd w:val="clear" w:color="auto" w:fill="FFFFFF"/>
        </w:rPr>
        <w:t xml:space="preserve">By </w:t>
      </w:r>
      <w:r w:rsidRPr="007A1ABA">
        <w:rPr>
          <w:rFonts w:ascii="Calibri" w:hAnsi="Calibri" w:cs="Arial"/>
          <w:color w:val="000000"/>
          <w:shd w:val="clear" w:color="auto" w:fill="FFFFFF"/>
        </w:rPr>
        <w:t xml:space="preserve">Michelle Choi, </w:t>
      </w:r>
      <w:proofErr w:type="spellStart"/>
      <w:r w:rsidRPr="007A1ABA">
        <w:rPr>
          <w:rFonts w:ascii="Calibri" w:hAnsi="Calibri" w:cs="Arial"/>
          <w:color w:val="000000"/>
          <w:shd w:val="clear" w:color="auto" w:fill="FFFFFF"/>
        </w:rPr>
        <w:t>Alina</w:t>
      </w:r>
      <w:proofErr w:type="spellEnd"/>
      <w:r w:rsidRPr="007A1ABA">
        <w:rPr>
          <w:rFonts w:ascii="Calibri" w:hAnsi="Calibri" w:cs="Arial"/>
          <w:color w:val="000000"/>
          <w:shd w:val="clear" w:color="auto" w:fill="FFFFFF"/>
        </w:rPr>
        <w:t xml:space="preserve"> </w:t>
      </w:r>
      <w:proofErr w:type="spellStart"/>
      <w:r w:rsidRPr="007A1ABA">
        <w:rPr>
          <w:rFonts w:ascii="Calibri" w:hAnsi="Calibri" w:cs="Arial"/>
          <w:color w:val="000000"/>
          <w:shd w:val="clear" w:color="auto" w:fill="FFFFFF"/>
        </w:rPr>
        <w:t>Ranjbaran</w:t>
      </w:r>
      <w:proofErr w:type="spellEnd"/>
      <w:r w:rsidRPr="007A1ABA">
        <w:rPr>
          <w:rFonts w:ascii="Calibri" w:hAnsi="Calibri" w:cs="Arial"/>
          <w:color w:val="000000"/>
          <w:shd w:val="clear" w:color="auto" w:fill="FFFFFF"/>
        </w:rPr>
        <w:t>, and Sam Udolf</w:t>
      </w:r>
    </w:p>
    <w:p w14:paraId="556F5661" w14:textId="77777777" w:rsidR="00EC397A" w:rsidRPr="007A1ABA" w:rsidRDefault="00EC397A" w:rsidP="00086776">
      <w:pPr>
        <w:jc w:val="both"/>
        <w:rPr>
          <w:rFonts w:ascii="Calibri" w:hAnsi="Calibri" w:cs="Arial"/>
          <w:color w:val="000000"/>
          <w:shd w:val="clear" w:color="auto" w:fill="FFFFFF"/>
        </w:rPr>
      </w:pPr>
    </w:p>
    <w:sdt>
      <w:sdtPr>
        <w:rPr>
          <w:rFonts w:ascii="Calibri" w:eastAsia="Times New Roman" w:hAnsi="Calibri" w:cs="Times New Roman"/>
          <w:b w:val="0"/>
          <w:bCs w:val="0"/>
          <w:color w:val="auto"/>
          <w:sz w:val="24"/>
          <w:szCs w:val="24"/>
        </w:rPr>
        <w:id w:val="237078701"/>
        <w:docPartObj>
          <w:docPartGallery w:val="Table of Contents"/>
          <w:docPartUnique/>
        </w:docPartObj>
      </w:sdtPr>
      <w:sdtContent>
        <w:p w14:paraId="3A0AD4F2" w14:textId="77777777" w:rsidR="002B7A5E" w:rsidRPr="004A7A9C" w:rsidRDefault="002B7A5E" w:rsidP="00086776">
          <w:pPr>
            <w:pStyle w:val="TOCHeading"/>
            <w:spacing w:before="20" w:after="20" w:line="360" w:lineRule="auto"/>
            <w:jc w:val="both"/>
            <w:rPr>
              <w:rFonts w:ascii="Calibri" w:hAnsi="Calibri"/>
            </w:rPr>
          </w:pPr>
          <w:r w:rsidRPr="004A7A9C">
            <w:rPr>
              <w:rFonts w:ascii="Calibri" w:hAnsi="Calibri"/>
              <w:color w:val="auto"/>
              <w:sz w:val="44"/>
            </w:rPr>
            <w:t>INDEX</w:t>
          </w:r>
        </w:p>
        <w:p w14:paraId="3AF43865" w14:textId="77777777" w:rsidR="00553ED4" w:rsidRDefault="000C6E75" w:rsidP="00086776">
          <w:pPr>
            <w:pStyle w:val="TOC1"/>
            <w:jc w:val="both"/>
            <w:rPr>
              <w:rFonts w:asciiTheme="minorHAnsi" w:eastAsiaTheme="minorEastAsia" w:hAnsiTheme="minorHAnsi" w:cstheme="minorBidi"/>
              <w:b w:val="0"/>
              <w:caps w:val="0"/>
              <w:szCs w:val="24"/>
              <w:u w:val="none"/>
              <w:lang w:eastAsia="ja-JP"/>
            </w:rPr>
          </w:pPr>
          <w:r w:rsidRPr="004A7A9C">
            <w:rPr>
              <w:sz w:val="22"/>
            </w:rPr>
            <w:fldChar w:fldCharType="begin"/>
          </w:r>
          <w:r w:rsidR="002B7A5E" w:rsidRPr="004A7A9C">
            <w:instrText xml:space="preserve"> TOC \o "1-3" \h \z \u </w:instrText>
          </w:r>
          <w:r w:rsidRPr="004A7A9C">
            <w:rPr>
              <w:sz w:val="22"/>
            </w:rPr>
            <w:fldChar w:fldCharType="separate"/>
          </w:r>
          <w:r w:rsidR="00553ED4" w:rsidRPr="00AF5ABE">
            <w:rPr>
              <w:rFonts w:asciiTheme="majorHAnsi" w:hAnsiTheme="majorHAnsi" w:cs="Arial"/>
              <w:bCs/>
              <w:color w:val="000000"/>
              <w:shd w:val="clear" w:color="auto" w:fill="FFFFFF"/>
            </w:rPr>
            <w:t>BACKGROUND AND MOTIVATION</w:t>
          </w:r>
          <w:r w:rsidR="00553ED4">
            <w:tab/>
          </w:r>
          <w:r w:rsidR="00553ED4">
            <w:fldChar w:fldCharType="begin"/>
          </w:r>
          <w:r w:rsidR="00553ED4">
            <w:instrText xml:space="preserve"> PAGEREF _Toc290918609 \h </w:instrText>
          </w:r>
          <w:r w:rsidR="00553ED4">
            <w:fldChar w:fldCharType="separate"/>
          </w:r>
          <w:r w:rsidR="004109D4">
            <w:t>2</w:t>
          </w:r>
          <w:r w:rsidR="00553ED4">
            <w:fldChar w:fldCharType="end"/>
          </w:r>
        </w:p>
        <w:p w14:paraId="46245115" w14:textId="77777777" w:rsidR="00553ED4" w:rsidRDefault="00553ED4" w:rsidP="00086776">
          <w:pPr>
            <w:pStyle w:val="TOC1"/>
            <w:jc w:val="both"/>
            <w:rPr>
              <w:rFonts w:asciiTheme="minorHAnsi" w:eastAsiaTheme="minorEastAsia" w:hAnsiTheme="minorHAnsi" w:cstheme="minorBidi"/>
              <w:b w:val="0"/>
              <w:caps w:val="0"/>
              <w:szCs w:val="24"/>
              <w:u w:val="none"/>
              <w:lang w:eastAsia="ja-JP"/>
            </w:rPr>
          </w:pPr>
          <w:r w:rsidRPr="00AF5ABE">
            <w:rPr>
              <w:rFonts w:asciiTheme="majorHAnsi" w:hAnsiTheme="majorHAnsi" w:cs="Arial"/>
              <w:bCs/>
              <w:color w:val="000000"/>
              <w:shd w:val="clear" w:color="auto" w:fill="FFFFFF"/>
            </w:rPr>
            <w:t>OVERVIEW</w:t>
          </w:r>
          <w:r>
            <w:tab/>
          </w:r>
          <w:r>
            <w:fldChar w:fldCharType="begin"/>
          </w:r>
          <w:r>
            <w:instrText xml:space="preserve"> PAGEREF _Toc290918610 \h </w:instrText>
          </w:r>
          <w:r>
            <w:fldChar w:fldCharType="separate"/>
          </w:r>
          <w:r w:rsidR="004109D4">
            <w:t>3</w:t>
          </w:r>
          <w:r>
            <w:fldChar w:fldCharType="end"/>
          </w:r>
        </w:p>
        <w:p w14:paraId="7A477D06" w14:textId="77777777" w:rsidR="00553ED4" w:rsidRDefault="00553ED4" w:rsidP="00086776">
          <w:pPr>
            <w:pStyle w:val="TOC1"/>
            <w:jc w:val="both"/>
            <w:rPr>
              <w:rFonts w:asciiTheme="minorHAnsi" w:eastAsiaTheme="minorEastAsia" w:hAnsiTheme="minorHAnsi" w:cstheme="minorBidi"/>
              <w:b w:val="0"/>
              <w:caps w:val="0"/>
              <w:szCs w:val="24"/>
              <w:u w:val="none"/>
              <w:lang w:eastAsia="ja-JP"/>
            </w:rPr>
          </w:pPr>
          <w:r w:rsidRPr="00AF5ABE">
            <w:rPr>
              <w:rFonts w:asciiTheme="majorHAnsi" w:hAnsiTheme="majorHAnsi" w:cs="Arial"/>
              <w:bCs/>
              <w:color w:val="000000"/>
              <w:shd w:val="clear" w:color="auto" w:fill="FFFFFF"/>
            </w:rPr>
            <w:t>QUESTIONS</w:t>
          </w:r>
          <w:r>
            <w:tab/>
          </w:r>
          <w:r>
            <w:fldChar w:fldCharType="begin"/>
          </w:r>
          <w:r>
            <w:instrText xml:space="preserve"> PAGEREF _Toc290918611 \h </w:instrText>
          </w:r>
          <w:r>
            <w:fldChar w:fldCharType="separate"/>
          </w:r>
          <w:r w:rsidR="004109D4">
            <w:t>4</w:t>
          </w:r>
          <w:r>
            <w:fldChar w:fldCharType="end"/>
          </w:r>
        </w:p>
        <w:p w14:paraId="23944CB0" w14:textId="77777777" w:rsidR="00553ED4" w:rsidRDefault="00553ED4" w:rsidP="00086776">
          <w:pPr>
            <w:pStyle w:val="TOC1"/>
            <w:jc w:val="both"/>
            <w:rPr>
              <w:rFonts w:asciiTheme="minorHAnsi" w:eastAsiaTheme="minorEastAsia" w:hAnsiTheme="minorHAnsi" w:cstheme="minorBidi"/>
              <w:b w:val="0"/>
              <w:caps w:val="0"/>
              <w:szCs w:val="24"/>
              <w:u w:val="none"/>
              <w:lang w:eastAsia="ja-JP"/>
            </w:rPr>
          </w:pPr>
          <w:r w:rsidRPr="00AF5ABE">
            <w:rPr>
              <w:rFonts w:asciiTheme="majorHAnsi" w:hAnsiTheme="majorHAnsi" w:cs="Arial"/>
              <w:bCs/>
              <w:color w:val="000000"/>
              <w:shd w:val="clear" w:color="auto" w:fill="FFFFFF"/>
            </w:rPr>
            <w:t>DATA AND DATA PROCESSING</w:t>
          </w:r>
          <w:r>
            <w:tab/>
          </w:r>
          <w:r>
            <w:fldChar w:fldCharType="begin"/>
          </w:r>
          <w:r>
            <w:instrText xml:space="preserve"> PAGEREF _Toc290918612 \h </w:instrText>
          </w:r>
          <w:r>
            <w:fldChar w:fldCharType="separate"/>
          </w:r>
          <w:r w:rsidR="004109D4">
            <w:t>4</w:t>
          </w:r>
          <w:r>
            <w:fldChar w:fldCharType="end"/>
          </w:r>
        </w:p>
        <w:p w14:paraId="0B4EB902" w14:textId="77777777" w:rsidR="00553ED4" w:rsidRDefault="00553ED4" w:rsidP="00086776">
          <w:pPr>
            <w:pStyle w:val="TOC1"/>
            <w:jc w:val="both"/>
            <w:rPr>
              <w:rFonts w:asciiTheme="minorHAnsi" w:eastAsiaTheme="minorEastAsia" w:hAnsiTheme="minorHAnsi" w:cstheme="minorBidi"/>
              <w:b w:val="0"/>
              <w:caps w:val="0"/>
              <w:szCs w:val="24"/>
              <w:u w:val="none"/>
              <w:lang w:eastAsia="ja-JP"/>
            </w:rPr>
          </w:pPr>
          <w:r w:rsidRPr="00AF5ABE">
            <w:rPr>
              <w:rFonts w:asciiTheme="majorHAnsi" w:hAnsiTheme="majorHAnsi" w:cs="Arial"/>
              <w:bCs/>
              <w:color w:val="000000"/>
              <w:shd w:val="clear" w:color="auto" w:fill="FFFFFF"/>
            </w:rPr>
            <w:t>EXPLORATORY DATA ANALYSIS</w:t>
          </w:r>
          <w:r>
            <w:tab/>
          </w:r>
          <w:r>
            <w:fldChar w:fldCharType="begin"/>
          </w:r>
          <w:r>
            <w:instrText xml:space="preserve"> PAGEREF _Toc290918613 \h </w:instrText>
          </w:r>
          <w:r>
            <w:fldChar w:fldCharType="separate"/>
          </w:r>
          <w:r w:rsidR="004109D4">
            <w:t>5</w:t>
          </w:r>
          <w:r>
            <w:fldChar w:fldCharType="end"/>
          </w:r>
        </w:p>
        <w:p w14:paraId="661C36A0" w14:textId="77777777" w:rsidR="00553ED4" w:rsidRDefault="00553ED4" w:rsidP="00086776">
          <w:pPr>
            <w:pStyle w:val="TOC1"/>
            <w:jc w:val="both"/>
            <w:rPr>
              <w:rFonts w:asciiTheme="minorHAnsi" w:eastAsiaTheme="minorEastAsia" w:hAnsiTheme="minorHAnsi" w:cstheme="minorBidi"/>
              <w:b w:val="0"/>
              <w:caps w:val="0"/>
              <w:szCs w:val="24"/>
              <w:u w:val="none"/>
              <w:lang w:eastAsia="ja-JP"/>
            </w:rPr>
          </w:pPr>
          <w:r w:rsidRPr="00AF5ABE">
            <w:rPr>
              <w:rFonts w:asciiTheme="majorHAnsi" w:hAnsiTheme="majorHAnsi" w:cs="Arial"/>
              <w:bCs/>
              <w:color w:val="000000"/>
              <w:shd w:val="clear" w:color="auto" w:fill="FFFFFF"/>
            </w:rPr>
            <w:t>DESIGN EVOLUTION</w:t>
          </w:r>
          <w:r>
            <w:tab/>
          </w:r>
          <w:r>
            <w:fldChar w:fldCharType="begin"/>
          </w:r>
          <w:r>
            <w:instrText xml:space="preserve"> PAGEREF _Toc290918614 \h </w:instrText>
          </w:r>
          <w:r>
            <w:fldChar w:fldCharType="separate"/>
          </w:r>
          <w:r w:rsidR="004109D4">
            <w:t>5</w:t>
          </w:r>
          <w:r>
            <w:fldChar w:fldCharType="end"/>
          </w:r>
        </w:p>
        <w:p w14:paraId="63687B1A" w14:textId="77777777" w:rsidR="00553ED4" w:rsidRDefault="00553ED4" w:rsidP="00086776">
          <w:pPr>
            <w:pStyle w:val="TOC1"/>
            <w:jc w:val="both"/>
            <w:rPr>
              <w:rFonts w:asciiTheme="minorHAnsi" w:eastAsiaTheme="minorEastAsia" w:hAnsiTheme="minorHAnsi" w:cstheme="minorBidi"/>
              <w:b w:val="0"/>
              <w:caps w:val="0"/>
              <w:szCs w:val="24"/>
              <w:u w:val="none"/>
              <w:lang w:eastAsia="ja-JP"/>
            </w:rPr>
          </w:pPr>
          <w:r w:rsidRPr="00AF5ABE">
            <w:rPr>
              <w:rFonts w:asciiTheme="majorHAnsi" w:hAnsiTheme="majorHAnsi" w:cs="Arial"/>
              <w:bCs/>
              <w:color w:val="000000"/>
              <w:shd w:val="clear" w:color="auto" w:fill="FFFFFF"/>
            </w:rPr>
            <w:t>IMPLEMENTATION</w:t>
          </w:r>
          <w:r>
            <w:tab/>
          </w:r>
          <w:r>
            <w:fldChar w:fldCharType="begin"/>
          </w:r>
          <w:r>
            <w:instrText xml:space="preserve"> PAGEREF _Toc290918615 \h </w:instrText>
          </w:r>
          <w:r>
            <w:fldChar w:fldCharType="separate"/>
          </w:r>
          <w:r w:rsidR="004109D4">
            <w:t>6</w:t>
          </w:r>
          <w:r>
            <w:fldChar w:fldCharType="end"/>
          </w:r>
        </w:p>
        <w:p w14:paraId="3A4792A0" w14:textId="77777777" w:rsidR="00553ED4" w:rsidRDefault="00553ED4" w:rsidP="00086776">
          <w:pPr>
            <w:pStyle w:val="TOC1"/>
            <w:jc w:val="both"/>
            <w:rPr>
              <w:rFonts w:asciiTheme="minorHAnsi" w:eastAsiaTheme="minorEastAsia" w:hAnsiTheme="minorHAnsi" w:cstheme="minorBidi"/>
              <w:b w:val="0"/>
              <w:caps w:val="0"/>
              <w:szCs w:val="24"/>
              <w:u w:val="none"/>
              <w:lang w:eastAsia="ja-JP"/>
            </w:rPr>
          </w:pPr>
          <w:r w:rsidRPr="00AF5ABE">
            <w:rPr>
              <w:rFonts w:asciiTheme="majorHAnsi" w:hAnsiTheme="majorHAnsi" w:cs="Arial"/>
              <w:bCs/>
              <w:color w:val="000000"/>
              <w:shd w:val="clear" w:color="auto" w:fill="FFFFFF"/>
            </w:rPr>
            <w:t>EVALUATION</w:t>
          </w:r>
          <w:r>
            <w:tab/>
          </w:r>
          <w:r>
            <w:fldChar w:fldCharType="begin"/>
          </w:r>
          <w:r>
            <w:instrText xml:space="preserve"> PAGEREF _Toc290918616 \h </w:instrText>
          </w:r>
          <w:r>
            <w:fldChar w:fldCharType="separate"/>
          </w:r>
          <w:r w:rsidR="004109D4">
            <w:t>8</w:t>
          </w:r>
          <w:r>
            <w:fldChar w:fldCharType="end"/>
          </w:r>
        </w:p>
        <w:p w14:paraId="66D0D977" w14:textId="77777777" w:rsidR="00553ED4" w:rsidRDefault="00553ED4" w:rsidP="00086776">
          <w:pPr>
            <w:pStyle w:val="TOC1"/>
            <w:jc w:val="both"/>
            <w:rPr>
              <w:rFonts w:asciiTheme="minorHAnsi" w:eastAsiaTheme="minorEastAsia" w:hAnsiTheme="minorHAnsi" w:cstheme="minorBidi"/>
              <w:b w:val="0"/>
              <w:caps w:val="0"/>
              <w:szCs w:val="24"/>
              <w:u w:val="none"/>
              <w:lang w:eastAsia="ja-JP"/>
            </w:rPr>
          </w:pPr>
          <w:r w:rsidRPr="00AF5ABE">
            <w:rPr>
              <w:rFonts w:asciiTheme="majorHAnsi" w:hAnsiTheme="majorHAnsi" w:cs="Arial"/>
              <w:bCs/>
              <w:color w:val="000000"/>
              <w:shd w:val="clear" w:color="auto" w:fill="FFFFFF"/>
            </w:rPr>
            <w:t>CURRENT PROBLEMS</w:t>
          </w:r>
          <w:r>
            <w:tab/>
          </w:r>
          <w:r>
            <w:fldChar w:fldCharType="begin"/>
          </w:r>
          <w:r>
            <w:instrText xml:space="preserve"> PAGEREF _Toc290918617 \h </w:instrText>
          </w:r>
          <w:r>
            <w:fldChar w:fldCharType="separate"/>
          </w:r>
          <w:r w:rsidR="004109D4">
            <w:t>9</w:t>
          </w:r>
          <w:r>
            <w:fldChar w:fldCharType="end"/>
          </w:r>
        </w:p>
        <w:p w14:paraId="4E78B946" w14:textId="77777777" w:rsidR="002B7A5E" w:rsidRPr="004A7A9C" w:rsidRDefault="000C6E75" w:rsidP="00086776">
          <w:pPr>
            <w:spacing w:before="20" w:after="20" w:line="360" w:lineRule="auto"/>
            <w:jc w:val="both"/>
            <w:rPr>
              <w:rFonts w:ascii="Calibri" w:hAnsi="Calibri"/>
            </w:rPr>
          </w:pPr>
          <w:r w:rsidRPr="004A7A9C">
            <w:rPr>
              <w:rFonts w:ascii="Calibri" w:hAnsi="Calibri"/>
            </w:rPr>
            <w:fldChar w:fldCharType="end"/>
          </w:r>
        </w:p>
      </w:sdtContent>
    </w:sdt>
    <w:p w14:paraId="08688EC8" w14:textId="77777777" w:rsidR="00AB6690" w:rsidRPr="007A1ABA" w:rsidRDefault="002879F0" w:rsidP="00086776">
      <w:pPr>
        <w:pStyle w:val="BlockHeadings"/>
        <w:jc w:val="both"/>
      </w:pPr>
      <w:bookmarkStart w:id="2" w:name="_Toc143582099"/>
      <w:bookmarkEnd w:id="0"/>
      <w:bookmarkEnd w:id="1"/>
      <w:r>
        <w:br w:type="page"/>
      </w:r>
      <w:bookmarkEnd w:id="2"/>
    </w:p>
    <w:p w14:paraId="2E3A5072" w14:textId="77777777" w:rsidR="00AB6690" w:rsidRPr="00086776" w:rsidRDefault="00AB6690" w:rsidP="00086776">
      <w:pPr>
        <w:pStyle w:val="BlockHeadings"/>
        <w:jc w:val="both"/>
        <w:rPr>
          <w:rFonts w:asciiTheme="majorHAnsi" w:hAnsiTheme="majorHAnsi" w:cs="Arial"/>
          <w:bCs/>
          <w:color w:val="000000"/>
          <w:szCs w:val="28"/>
          <w:shd w:val="clear" w:color="auto" w:fill="FFFFFF"/>
        </w:rPr>
      </w:pPr>
      <w:bookmarkStart w:id="3" w:name="_Toc290918609"/>
      <w:r w:rsidRPr="00086776">
        <w:rPr>
          <w:rFonts w:asciiTheme="majorHAnsi" w:hAnsiTheme="majorHAnsi" w:cs="Arial"/>
          <w:bCs/>
          <w:color w:val="000000"/>
          <w:szCs w:val="28"/>
          <w:shd w:val="clear" w:color="auto" w:fill="FFFFFF"/>
        </w:rPr>
        <w:lastRenderedPageBreak/>
        <w:t>BACKGROUND AND MOTIVATION</w:t>
      </w:r>
      <w:bookmarkEnd w:id="3"/>
    </w:p>
    <w:p w14:paraId="4D9C7B2D" w14:textId="77777777" w:rsidR="00540BCC" w:rsidRPr="00086776" w:rsidRDefault="00540BCC" w:rsidP="00086776">
      <w:pPr>
        <w:pStyle w:val="Nothing"/>
        <w:rPr>
          <w:sz w:val="28"/>
          <w:szCs w:val="28"/>
        </w:rPr>
      </w:pPr>
    </w:p>
    <w:p w14:paraId="6C4C94AF" w14:textId="217D7BB7" w:rsidR="00AB6690" w:rsidRPr="00086776" w:rsidRDefault="00AB6690" w:rsidP="00086776">
      <w:pPr>
        <w:ind w:firstLine="720"/>
        <w:jc w:val="both"/>
        <w:rPr>
          <w:rFonts w:ascii="Calibri" w:hAnsi="Calibri"/>
          <w:sz w:val="28"/>
          <w:szCs w:val="28"/>
        </w:rPr>
      </w:pPr>
      <w:r w:rsidRPr="00086776">
        <w:rPr>
          <w:rFonts w:ascii="Calibri" w:hAnsi="Calibri" w:cs="Arial"/>
          <w:color w:val="000000"/>
          <w:sz w:val="28"/>
          <w:szCs w:val="28"/>
          <w:shd w:val="clear" w:color="auto" w:fill="FFFFFF"/>
        </w:rPr>
        <w:t xml:space="preserve">With the growing movement towards decreasing fuel emissions from vehicles, there has been a greater push towards carpooling, public transportation, and especially, the good old bicycle. As students frustrated by living in a city where car and public transportation can be difficult, a bicycle can be a great solution and a much faster alternative to walking. Boston is fortunate to be a city that has publicly available bicycles for rent, a system called </w:t>
      </w:r>
      <w:proofErr w:type="spellStart"/>
      <w:r w:rsidRPr="00086776">
        <w:rPr>
          <w:rFonts w:ascii="Calibri" w:hAnsi="Calibri" w:cs="Arial"/>
          <w:color w:val="000000"/>
          <w:sz w:val="28"/>
          <w:szCs w:val="28"/>
          <w:shd w:val="clear" w:color="auto" w:fill="FFFFFF"/>
        </w:rPr>
        <w:t>Hubway</w:t>
      </w:r>
      <w:proofErr w:type="spellEnd"/>
      <w:r w:rsidRPr="00086776">
        <w:rPr>
          <w:rFonts w:ascii="Calibri" w:hAnsi="Calibri" w:cs="Arial"/>
          <w:color w:val="000000"/>
          <w:sz w:val="28"/>
          <w:szCs w:val="28"/>
          <w:shd w:val="clear" w:color="auto" w:fill="FFFFFF"/>
        </w:rPr>
        <w:t xml:space="preserve">. Each of us have had a positive experience with </w:t>
      </w:r>
      <w:proofErr w:type="spellStart"/>
      <w:r w:rsidRPr="00086776">
        <w:rPr>
          <w:rFonts w:ascii="Calibri" w:hAnsi="Calibri" w:cs="Arial"/>
          <w:color w:val="000000"/>
          <w:sz w:val="28"/>
          <w:szCs w:val="28"/>
          <w:shd w:val="clear" w:color="auto" w:fill="FFFFFF"/>
        </w:rPr>
        <w:t>Hubway</w:t>
      </w:r>
      <w:proofErr w:type="spellEnd"/>
      <w:r w:rsidRPr="00086776">
        <w:rPr>
          <w:rFonts w:ascii="Calibri" w:hAnsi="Calibri" w:cs="Arial"/>
          <w:color w:val="000000"/>
          <w:sz w:val="28"/>
          <w:szCs w:val="28"/>
          <w:shd w:val="clear" w:color="auto" w:fill="FFFFFF"/>
        </w:rPr>
        <w:t xml:space="preserve">, whether it was purely functional to get to a location more quickly, or simply for pleasure in order to explore the Boston area. As a result, we are very interested in breaking down the factors that contribute to the demand and usage of </w:t>
      </w:r>
      <w:proofErr w:type="spellStart"/>
      <w:r w:rsidRPr="00086776">
        <w:rPr>
          <w:rFonts w:ascii="Calibri" w:hAnsi="Calibri" w:cs="Arial"/>
          <w:color w:val="000000"/>
          <w:sz w:val="28"/>
          <w:szCs w:val="28"/>
          <w:shd w:val="clear" w:color="auto" w:fill="FFFFFF"/>
        </w:rPr>
        <w:t>Hubway</w:t>
      </w:r>
      <w:proofErr w:type="spellEnd"/>
      <w:r w:rsidRPr="00086776">
        <w:rPr>
          <w:rFonts w:ascii="Calibri" w:hAnsi="Calibri" w:cs="Arial"/>
          <w:color w:val="000000"/>
          <w:sz w:val="28"/>
          <w:szCs w:val="28"/>
          <w:shd w:val="clear" w:color="auto" w:fill="FFFFFF"/>
        </w:rPr>
        <w:t xml:space="preserve"> bikes and visualizing the factors in new ways to better understand them.  </w:t>
      </w:r>
    </w:p>
    <w:p w14:paraId="50F0ECFE" w14:textId="77777777" w:rsidR="00AB6690" w:rsidRPr="00086776" w:rsidRDefault="00AB6690" w:rsidP="00086776">
      <w:pPr>
        <w:ind w:firstLine="720"/>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 xml:space="preserve">We believe that there are many intricacies at play with </w:t>
      </w:r>
      <w:proofErr w:type="spellStart"/>
      <w:r w:rsidRPr="00086776">
        <w:rPr>
          <w:rFonts w:ascii="Calibri" w:hAnsi="Calibri" w:cs="Arial"/>
          <w:color w:val="000000"/>
          <w:sz w:val="28"/>
          <w:szCs w:val="28"/>
          <w:shd w:val="clear" w:color="auto" w:fill="FFFFFF"/>
        </w:rPr>
        <w:t>bikeshare</w:t>
      </w:r>
      <w:proofErr w:type="spellEnd"/>
      <w:r w:rsidRPr="00086776">
        <w:rPr>
          <w:rFonts w:ascii="Calibri" w:hAnsi="Calibri" w:cs="Arial"/>
          <w:color w:val="000000"/>
          <w:sz w:val="28"/>
          <w:szCs w:val="28"/>
          <w:shd w:val="clear" w:color="auto" w:fill="FFFFFF"/>
        </w:rPr>
        <w:t xml:space="preserve"> usage and interesting trends to be discovered in the data. Since there are so many ways that a person can use these bikes, it makes for a very compelling study for creating visualizations.</w:t>
      </w:r>
    </w:p>
    <w:p w14:paraId="45C0AA02" w14:textId="77777777" w:rsidR="00AB6690" w:rsidRPr="00086776" w:rsidRDefault="00AB6690" w:rsidP="00086776">
      <w:pPr>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br w:type="page"/>
      </w:r>
    </w:p>
    <w:p w14:paraId="0B46F17C" w14:textId="53463368" w:rsidR="00AB6690" w:rsidRPr="00086776" w:rsidRDefault="00CD5566" w:rsidP="00086776">
      <w:pPr>
        <w:pStyle w:val="BlockHeadings"/>
        <w:jc w:val="both"/>
        <w:rPr>
          <w:rFonts w:asciiTheme="majorHAnsi" w:hAnsiTheme="majorHAnsi" w:cs="Arial"/>
          <w:bCs/>
          <w:color w:val="000000"/>
          <w:szCs w:val="28"/>
          <w:shd w:val="clear" w:color="auto" w:fill="FFFFFF"/>
        </w:rPr>
      </w:pPr>
      <w:bookmarkStart w:id="4" w:name="_Toc290918610"/>
      <w:r w:rsidRPr="00086776">
        <w:rPr>
          <w:rFonts w:asciiTheme="majorHAnsi" w:hAnsiTheme="majorHAnsi" w:cs="Arial"/>
          <w:bCs/>
          <w:color w:val="000000"/>
          <w:szCs w:val="28"/>
          <w:shd w:val="clear" w:color="auto" w:fill="FFFFFF"/>
        </w:rPr>
        <w:lastRenderedPageBreak/>
        <w:t>OVERVIEW</w:t>
      </w:r>
      <w:bookmarkEnd w:id="4"/>
      <w:r w:rsidRPr="00086776">
        <w:rPr>
          <w:rFonts w:asciiTheme="majorHAnsi" w:hAnsiTheme="majorHAnsi" w:cs="Arial"/>
          <w:bCs/>
          <w:color w:val="000000"/>
          <w:szCs w:val="28"/>
          <w:shd w:val="clear" w:color="auto" w:fill="FFFFFF"/>
        </w:rPr>
        <w:t xml:space="preserve"> </w:t>
      </w:r>
    </w:p>
    <w:p w14:paraId="63C27508" w14:textId="77777777" w:rsidR="00B03066" w:rsidRPr="00086776" w:rsidRDefault="00B03066" w:rsidP="00086776">
      <w:pPr>
        <w:pStyle w:val="Nothing"/>
        <w:rPr>
          <w:sz w:val="28"/>
          <w:szCs w:val="28"/>
        </w:rPr>
      </w:pPr>
    </w:p>
    <w:p w14:paraId="3BAAE4F5" w14:textId="079693C8" w:rsidR="00AB6690" w:rsidRPr="00086776" w:rsidRDefault="00AB6690" w:rsidP="00086776">
      <w:pPr>
        <w:ind w:firstLine="720"/>
        <w:jc w:val="both"/>
        <w:rPr>
          <w:rFonts w:ascii="Calibri" w:hAnsi="Calibri"/>
          <w:sz w:val="28"/>
          <w:szCs w:val="28"/>
        </w:rPr>
      </w:pPr>
      <w:r w:rsidRPr="00086776">
        <w:rPr>
          <w:rFonts w:ascii="Calibri" w:hAnsi="Calibri" w:cs="Arial"/>
          <w:color w:val="000000"/>
          <w:sz w:val="28"/>
          <w:szCs w:val="28"/>
          <w:shd w:val="clear" w:color="auto" w:fill="FFFFFF"/>
        </w:rPr>
        <w:t xml:space="preserve">We are trying to explore how the demand for </w:t>
      </w:r>
      <w:proofErr w:type="spellStart"/>
      <w:r w:rsidRPr="00086776">
        <w:rPr>
          <w:rFonts w:ascii="Calibri" w:hAnsi="Calibri" w:cs="Arial"/>
          <w:color w:val="000000"/>
          <w:sz w:val="28"/>
          <w:szCs w:val="28"/>
          <w:shd w:val="clear" w:color="auto" w:fill="FFFFFF"/>
        </w:rPr>
        <w:t>Hubways</w:t>
      </w:r>
      <w:proofErr w:type="spellEnd"/>
      <w:r w:rsidRPr="00086776">
        <w:rPr>
          <w:rFonts w:ascii="Calibri" w:hAnsi="Calibri" w:cs="Arial"/>
          <w:color w:val="000000"/>
          <w:sz w:val="28"/>
          <w:szCs w:val="28"/>
          <w:shd w:val="clear" w:color="auto" w:fill="FFFFFF"/>
        </w:rPr>
        <w:t xml:space="preserve"> changes as a function of day, time, location, weather, and type of user. Specifically, we would like to learn whether or not more </w:t>
      </w:r>
      <w:proofErr w:type="spellStart"/>
      <w:r w:rsidRPr="00086776">
        <w:rPr>
          <w:rFonts w:ascii="Calibri" w:hAnsi="Calibri" w:cs="Arial"/>
          <w:color w:val="000000"/>
          <w:sz w:val="28"/>
          <w:szCs w:val="28"/>
          <w:shd w:val="clear" w:color="auto" w:fill="FFFFFF"/>
        </w:rPr>
        <w:t>Hubways</w:t>
      </w:r>
      <w:proofErr w:type="spellEnd"/>
      <w:r w:rsidRPr="00086776">
        <w:rPr>
          <w:rFonts w:ascii="Calibri" w:hAnsi="Calibri" w:cs="Arial"/>
          <w:color w:val="000000"/>
          <w:sz w:val="28"/>
          <w:szCs w:val="28"/>
          <w:shd w:val="clear" w:color="auto" w:fill="FFFFFF"/>
        </w:rPr>
        <w:t xml:space="preserve"> are used on weekdays versus weekends, by casual vs. registered users, and</w:t>
      </w:r>
      <w:r w:rsidRPr="00086776">
        <w:rPr>
          <w:rFonts w:ascii="Calibri" w:hAnsi="Calibri" w:cs="Arial"/>
          <w:color w:val="000000"/>
          <w:sz w:val="28"/>
          <w:szCs w:val="28"/>
        </w:rPr>
        <w:t xml:space="preserve"> measure the speed and frequency by which bike rentals occur. </w:t>
      </w:r>
    </w:p>
    <w:p w14:paraId="257608C1" w14:textId="77777777" w:rsidR="00AD71D5" w:rsidRPr="00086776" w:rsidRDefault="00AB6690" w:rsidP="00086776">
      <w:pPr>
        <w:ind w:firstLine="720"/>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 xml:space="preserve">This project would benefit the average user of </w:t>
      </w:r>
      <w:proofErr w:type="spellStart"/>
      <w:r w:rsidRPr="00086776">
        <w:rPr>
          <w:rFonts w:ascii="Calibri" w:hAnsi="Calibri" w:cs="Arial"/>
          <w:color w:val="000000"/>
          <w:sz w:val="28"/>
          <w:szCs w:val="28"/>
          <w:shd w:val="clear" w:color="auto" w:fill="FFFFFF"/>
        </w:rPr>
        <w:t>Hubway</w:t>
      </w:r>
      <w:proofErr w:type="spellEnd"/>
      <w:r w:rsidRPr="00086776">
        <w:rPr>
          <w:rFonts w:ascii="Calibri" w:hAnsi="Calibri" w:cs="Arial"/>
          <w:color w:val="000000"/>
          <w:sz w:val="28"/>
          <w:szCs w:val="28"/>
          <w:shd w:val="clear" w:color="auto" w:fill="FFFFFF"/>
        </w:rPr>
        <w:t xml:space="preserve"> looking to gain a bit of insight into the busy times that people are trying to rent bikes in order to optimize usage and also figure out which bike stations are less frequently taken from or more frequently brought to. This project would also be interesting to </w:t>
      </w:r>
      <w:proofErr w:type="spellStart"/>
      <w:r w:rsidRPr="00086776">
        <w:rPr>
          <w:rFonts w:ascii="Calibri" w:hAnsi="Calibri" w:cs="Arial"/>
          <w:color w:val="000000"/>
          <w:sz w:val="28"/>
          <w:szCs w:val="28"/>
          <w:shd w:val="clear" w:color="auto" w:fill="FFFFFF"/>
        </w:rPr>
        <w:t>Hubway</w:t>
      </w:r>
      <w:proofErr w:type="spellEnd"/>
      <w:r w:rsidRPr="00086776">
        <w:rPr>
          <w:rFonts w:ascii="Calibri" w:hAnsi="Calibri" w:cs="Arial"/>
          <w:color w:val="000000"/>
          <w:sz w:val="28"/>
          <w:szCs w:val="28"/>
          <w:shd w:val="clear" w:color="auto" w:fill="FFFFFF"/>
        </w:rPr>
        <w:t xml:space="preserve">, as it would give them information about how their bikes are being used in order to provide better services that are tailored to how each city, and potentially each station, uses their bikes. For example, if </w:t>
      </w:r>
      <w:proofErr w:type="gramStart"/>
      <w:r w:rsidRPr="00086776">
        <w:rPr>
          <w:rFonts w:ascii="Calibri" w:hAnsi="Calibri" w:cs="Arial"/>
          <w:color w:val="000000"/>
          <w:sz w:val="28"/>
          <w:szCs w:val="28"/>
          <w:shd w:val="clear" w:color="auto" w:fill="FFFFFF"/>
        </w:rPr>
        <w:t>one station is m</w:t>
      </w:r>
      <w:r w:rsidR="00CF68CE" w:rsidRPr="00086776">
        <w:rPr>
          <w:rFonts w:ascii="Calibri" w:hAnsi="Calibri" w:cs="Arial"/>
          <w:color w:val="000000"/>
          <w:sz w:val="28"/>
          <w:szCs w:val="28"/>
          <w:shd w:val="clear" w:color="auto" w:fill="FFFFFF"/>
        </w:rPr>
        <w:t>ostly used by casual users</w:t>
      </w:r>
      <w:proofErr w:type="gramEnd"/>
      <w:r w:rsidR="00CF68CE" w:rsidRPr="00086776">
        <w:rPr>
          <w:rFonts w:ascii="Calibri" w:hAnsi="Calibri" w:cs="Arial"/>
          <w:color w:val="000000"/>
          <w:sz w:val="28"/>
          <w:szCs w:val="28"/>
          <w:shd w:val="clear" w:color="auto" w:fill="FFFFFF"/>
        </w:rPr>
        <w:t xml:space="preserve">, </w:t>
      </w:r>
      <w:proofErr w:type="spellStart"/>
      <w:r w:rsidR="00CF68CE" w:rsidRPr="00086776">
        <w:rPr>
          <w:rFonts w:ascii="Calibri" w:hAnsi="Calibri" w:cs="Arial"/>
          <w:color w:val="000000"/>
          <w:sz w:val="28"/>
          <w:szCs w:val="28"/>
          <w:shd w:val="clear" w:color="auto" w:fill="FFFFFF"/>
        </w:rPr>
        <w:t>Hubway</w:t>
      </w:r>
      <w:proofErr w:type="spellEnd"/>
      <w:r w:rsidRPr="00086776">
        <w:rPr>
          <w:rFonts w:ascii="Calibri" w:hAnsi="Calibri" w:cs="Arial"/>
          <w:color w:val="000000"/>
          <w:sz w:val="28"/>
          <w:szCs w:val="28"/>
          <w:shd w:val="clear" w:color="auto" w:fill="FFFFFF"/>
        </w:rPr>
        <w:t xml:space="preserve"> may want to add a helmet hub there because those users are less likely to actually bring their own helmet with them as opposed to registered users. We can also learn a bit about the social implications of riding on the shared bikes to see if users are more likely to ride in groups and the age and gender of such users.</w:t>
      </w:r>
      <w:r w:rsidR="00AD71D5" w:rsidRPr="00086776">
        <w:rPr>
          <w:rFonts w:ascii="Calibri" w:hAnsi="Calibri" w:cs="Arial"/>
          <w:color w:val="000000"/>
          <w:sz w:val="28"/>
          <w:szCs w:val="28"/>
          <w:shd w:val="clear" w:color="auto" w:fill="FFFFFF"/>
        </w:rPr>
        <w:t xml:space="preserve"> </w:t>
      </w:r>
    </w:p>
    <w:p w14:paraId="261E6CB6" w14:textId="4D5F1219" w:rsidR="00AB6690" w:rsidRPr="00086776" w:rsidRDefault="00AB6690" w:rsidP="00086776">
      <w:pPr>
        <w:ind w:firstLine="720"/>
        <w:jc w:val="both"/>
        <w:rPr>
          <w:rFonts w:ascii="Calibri" w:hAnsi="Calibri"/>
          <w:b/>
          <w:sz w:val="28"/>
          <w:szCs w:val="28"/>
        </w:rPr>
      </w:pPr>
    </w:p>
    <w:p w14:paraId="2EE04177" w14:textId="4E56A7F6" w:rsidR="00AD71D5" w:rsidRPr="00086776" w:rsidRDefault="00AB6690" w:rsidP="00086776">
      <w:pPr>
        <w:jc w:val="both"/>
        <w:rPr>
          <w:rFonts w:ascii="Calibri" w:hAnsi="Calibri"/>
          <w:sz w:val="28"/>
          <w:szCs w:val="28"/>
        </w:rPr>
      </w:pPr>
      <w:r w:rsidRPr="00086776">
        <w:rPr>
          <w:rFonts w:ascii="Calibri" w:hAnsi="Calibri"/>
          <w:sz w:val="28"/>
          <w:szCs w:val="28"/>
        </w:rPr>
        <w:br w:type="page"/>
      </w:r>
    </w:p>
    <w:p w14:paraId="5E64D58C" w14:textId="3B78E4E0" w:rsidR="00AD71D5" w:rsidRPr="00086776" w:rsidRDefault="009F668E" w:rsidP="00086776">
      <w:pPr>
        <w:pStyle w:val="BlockHeadings"/>
        <w:jc w:val="both"/>
        <w:rPr>
          <w:rFonts w:asciiTheme="majorHAnsi" w:hAnsiTheme="majorHAnsi" w:cs="Arial"/>
          <w:bCs/>
          <w:color w:val="000000"/>
          <w:szCs w:val="28"/>
          <w:shd w:val="clear" w:color="auto" w:fill="FFFFFF"/>
        </w:rPr>
      </w:pPr>
      <w:bookmarkStart w:id="5" w:name="_Toc290918611"/>
      <w:r w:rsidRPr="00086776">
        <w:rPr>
          <w:rFonts w:asciiTheme="majorHAnsi" w:hAnsiTheme="majorHAnsi" w:cs="Arial"/>
          <w:bCs/>
          <w:color w:val="000000"/>
          <w:szCs w:val="28"/>
          <w:shd w:val="clear" w:color="auto" w:fill="FFFFFF"/>
        </w:rPr>
        <w:lastRenderedPageBreak/>
        <w:t>QUESTIONS</w:t>
      </w:r>
      <w:bookmarkEnd w:id="5"/>
    </w:p>
    <w:p w14:paraId="5D61511F" w14:textId="77777777" w:rsidR="00AD71D5" w:rsidRPr="00086776" w:rsidRDefault="00AD71D5" w:rsidP="00086776">
      <w:pPr>
        <w:pStyle w:val="BlockHeadings"/>
        <w:jc w:val="both"/>
        <w:rPr>
          <w:rFonts w:asciiTheme="majorHAnsi" w:hAnsiTheme="majorHAnsi" w:cs="Arial"/>
          <w:bCs/>
          <w:color w:val="000000"/>
          <w:szCs w:val="28"/>
          <w:shd w:val="clear" w:color="auto" w:fill="FFFFFF"/>
        </w:rPr>
      </w:pPr>
    </w:p>
    <w:p w14:paraId="24054167" w14:textId="1AD43D02" w:rsidR="00AD71D5" w:rsidRPr="00086776" w:rsidRDefault="007A1D05" w:rsidP="00086776">
      <w:pPr>
        <w:jc w:val="both"/>
        <w:rPr>
          <w:rFonts w:ascii="Calibri" w:hAnsi="Calibri"/>
          <w:sz w:val="28"/>
          <w:szCs w:val="28"/>
        </w:rPr>
      </w:pPr>
      <w:bookmarkStart w:id="6" w:name="_Toc290917381"/>
      <w:r w:rsidRPr="00086776">
        <w:rPr>
          <w:rFonts w:ascii="Calibri" w:hAnsi="Calibri" w:cs="Arial"/>
          <w:bCs/>
          <w:color w:val="000000"/>
          <w:sz w:val="28"/>
          <w:szCs w:val="28"/>
          <w:shd w:val="clear" w:color="auto" w:fill="FFFFFF"/>
        </w:rPr>
        <w:t xml:space="preserve">We are trying to answer questions regarding the pattern of usage of </w:t>
      </w:r>
      <w:proofErr w:type="spellStart"/>
      <w:r w:rsidRPr="00086776">
        <w:rPr>
          <w:rFonts w:ascii="Calibri" w:hAnsi="Calibri" w:cs="Arial"/>
          <w:bCs/>
          <w:color w:val="000000"/>
          <w:sz w:val="28"/>
          <w:szCs w:val="28"/>
          <w:shd w:val="clear" w:color="auto" w:fill="FFFFFF"/>
        </w:rPr>
        <w:t>Hubway</w:t>
      </w:r>
      <w:proofErr w:type="spellEnd"/>
      <w:r w:rsidRPr="00086776">
        <w:rPr>
          <w:rFonts w:ascii="Calibri" w:hAnsi="Calibri" w:cs="Arial"/>
          <w:bCs/>
          <w:color w:val="000000"/>
          <w:sz w:val="28"/>
          <w:szCs w:val="28"/>
          <w:shd w:val="clear" w:color="auto" w:fill="FFFFFF"/>
        </w:rPr>
        <w:t xml:space="preserve"> bikes broken down and stratified by gender, age, time of the day, time of the week, and type of user. We want to see if registered users use the bikes more on weekdays whereas casual </w:t>
      </w:r>
      <w:r w:rsidR="00AE353A" w:rsidRPr="00086776">
        <w:rPr>
          <w:rFonts w:ascii="Calibri" w:hAnsi="Calibri" w:cs="Arial"/>
          <w:bCs/>
          <w:color w:val="000000"/>
          <w:sz w:val="28"/>
          <w:szCs w:val="28"/>
          <w:shd w:val="clear" w:color="auto" w:fill="FFFFFF"/>
        </w:rPr>
        <w:t>users use it more on weekends, indicating a work-related vs. recreational usage factor.</w:t>
      </w:r>
      <w:bookmarkEnd w:id="6"/>
    </w:p>
    <w:p w14:paraId="1463B273" w14:textId="77777777" w:rsidR="00AD71D5" w:rsidRPr="00086776" w:rsidRDefault="00AD71D5" w:rsidP="00086776">
      <w:pPr>
        <w:pStyle w:val="BlockHeadings"/>
        <w:jc w:val="both"/>
        <w:rPr>
          <w:rFonts w:asciiTheme="majorHAnsi" w:hAnsiTheme="majorHAnsi" w:cs="Arial"/>
          <w:bCs/>
          <w:color w:val="000000"/>
          <w:szCs w:val="28"/>
          <w:shd w:val="clear" w:color="auto" w:fill="FFFFFF"/>
        </w:rPr>
      </w:pPr>
    </w:p>
    <w:p w14:paraId="4BB28E0E" w14:textId="77777777" w:rsidR="00AD71D5" w:rsidRPr="00086776" w:rsidRDefault="00AD71D5" w:rsidP="00086776">
      <w:pPr>
        <w:pStyle w:val="BlockHeadings"/>
        <w:jc w:val="both"/>
        <w:rPr>
          <w:rFonts w:asciiTheme="majorHAnsi" w:hAnsiTheme="majorHAnsi" w:cs="Arial"/>
          <w:bCs/>
          <w:color w:val="000000"/>
          <w:szCs w:val="28"/>
          <w:shd w:val="clear" w:color="auto" w:fill="FFFFFF"/>
        </w:rPr>
      </w:pPr>
    </w:p>
    <w:p w14:paraId="642EA0FC" w14:textId="77777777" w:rsidR="00AB6690" w:rsidRPr="00086776" w:rsidRDefault="00AB6690" w:rsidP="00086776">
      <w:pPr>
        <w:pStyle w:val="BlockHeadings"/>
        <w:jc w:val="both"/>
        <w:rPr>
          <w:rFonts w:asciiTheme="majorHAnsi" w:hAnsiTheme="majorHAnsi" w:cs="Arial"/>
          <w:bCs/>
          <w:color w:val="000000"/>
          <w:szCs w:val="28"/>
          <w:shd w:val="clear" w:color="auto" w:fill="FFFFFF"/>
        </w:rPr>
      </w:pPr>
      <w:bookmarkStart w:id="7" w:name="_Toc290918612"/>
      <w:r w:rsidRPr="00086776">
        <w:rPr>
          <w:rFonts w:asciiTheme="majorHAnsi" w:hAnsiTheme="majorHAnsi" w:cs="Arial"/>
          <w:bCs/>
          <w:color w:val="000000"/>
          <w:szCs w:val="28"/>
          <w:shd w:val="clear" w:color="auto" w:fill="FFFFFF"/>
        </w:rPr>
        <w:t>DATA AND DATA PROCESSING</w:t>
      </w:r>
      <w:bookmarkEnd w:id="7"/>
    </w:p>
    <w:p w14:paraId="6BE2D942" w14:textId="77777777" w:rsidR="00AB6690" w:rsidRPr="00086776" w:rsidRDefault="00AB6690" w:rsidP="00086776">
      <w:pPr>
        <w:jc w:val="both"/>
        <w:rPr>
          <w:rFonts w:ascii="Calibri" w:hAnsi="Calibri" w:cs="Arial"/>
          <w:i/>
          <w:color w:val="000000"/>
          <w:sz w:val="28"/>
          <w:szCs w:val="28"/>
          <w:shd w:val="clear" w:color="auto" w:fill="FFFFFF"/>
        </w:rPr>
      </w:pPr>
      <w:r w:rsidRPr="00086776">
        <w:rPr>
          <w:rFonts w:ascii="Calibri" w:hAnsi="Calibri" w:cs="Arial"/>
          <w:i/>
          <w:color w:val="000000"/>
          <w:sz w:val="28"/>
          <w:szCs w:val="28"/>
          <w:shd w:val="clear" w:color="auto" w:fill="FFFFFF"/>
        </w:rPr>
        <w:t>Data Sources:</w:t>
      </w:r>
    </w:p>
    <w:p w14:paraId="19031B1B" w14:textId="77777777" w:rsidR="009E0ACA" w:rsidRPr="00086776" w:rsidRDefault="009E0ACA" w:rsidP="00086776">
      <w:pPr>
        <w:jc w:val="both"/>
        <w:rPr>
          <w:rFonts w:ascii="Calibri" w:hAnsi="Calibri"/>
          <w:i/>
          <w:sz w:val="28"/>
          <w:szCs w:val="28"/>
        </w:rPr>
      </w:pPr>
    </w:p>
    <w:p w14:paraId="6ADC3614" w14:textId="5D72B9E0" w:rsidR="00AB6690" w:rsidRPr="00086776" w:rsidRDefault="005B30A2" w:rsidP="00086776">
      <w:pPr>
        <w:ind w:left="720"/>
        <w:jc w:val="both"/>
        <w:rPr>
          <w:rFonts w:ascii="Calibri" w:hAnsi="Calibri"/>
          <w:sz w:val="28"/>
          <w:szCs w:val="28"/>
        </w:rPr>
      </w:pPr>
      <w:hyperlink r:id="rId9" w:history="1">
        <w:r w:rsidR="00AB6690" w:rsidRPr="00086776">
          <w:rPr>
            <w:rFonts w:ascii="Calibri" w:hAnsi="Calibri" w:cs="Arial"/>
            <w:color w:val="1155CC"/>
            <w:sz w:val="28"/>
            <w:szCs w:val="28"/>
            <w:u w:val="single"/>
            <w:shd w:val="clear" w:color="auto" w:fill="FFFFFF"/>
          </w:rPr>
          <w:t>http://hubwaydatachallenge.org/trip-history-data/</w:t>
        </w:r>
      </w:hyperlink>
      <w:r w:rsidR="00C55759" w:rsidRPr="00086776">
        <w:rPr>
          <w:rFonts w:ascii="Calibri" w:hAnsi="Calibri"/>
          <w:sz w:val="28"/>
          <w:szCs w:val="28"/>
        </w:rPr>
        <w:t xml:space="preserve"> </w:t>
      </w:r>
    </w:p>
    <w:p w14:paraId="27338D63" w14:textId="77777777" w:rsidR="009E0ACA" w:rsidRPr="00086776" w:rsidRDefault="009E0ACA" w:rsidP="00086776">
      <w:pPr>
        <w:jc w:val="both"/>
        <w:rPr>
          <w:rFonts w:ascii="Calibri" w:hAnsi="Calibri"/>
          <w:sz w:val="28"/>
          <w:szCs w:val="28"/>
        </w:rPr>
      </w:pPr>
    </w:p>
    <w:p w14:paraId="1D1391C8" w14:textId="74255740" w:rsidR="00AB6690" w:rsidRPr="00086776" w:rsidRDefault="00AB6690" w:rsidP="00086776">
      <w:pPr>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We ar</w:t>
      </w:r>
      <w:r w:rsidR="00261AFE" w:rsidRPr="00086776">
        <w:rPr>
          <w:rFonts w:ascii="Calibri" w:hAnsi="Calibri" w:cs="Arial"/>
          <w:color w:val="000000"/>
          <w:sz w:val="28"/>
          <w:szCs w:val="28"/>
          <w:shd w:val="clear" w:color="auto" w:fill="FFFFFF"/>
        </w:rPr>
        <w:t xml:space="preserve">e collecting our data from the </w:t>
      </w:r>
      <w:proofErr w:type="spellStart"/>
      <w:r w:rsidR="00261AFE" w:rsidRPr="00086776">
        <w:rPr>
          <w:rFonts w:ascii="Calibri" w:hAnsi="Calibri" w:cs="Arial"/>
          <w:color w:val="000000"/>
          <w:sz w:val="28"/>
          <w:szCs w:val="28"/>
          <w:shd w:val="clear" w:color="auto" w:fill="FFFFFF"/>
        </w:rPr>
        <w:t>H</w:t>
      </w:r>
      <w:r w:rsidRPr="00086776">
        <w:rPr>
          <w:rFonts w:ascii="Calibri" w:hAnsi="Calibri" w:cs="Arial"/>
          <w:color w:val="000000"/>
          <w:sz w:val="28"/>
          <w:szCs w:val="28"/>
          <w:shd w:val="clear" w:color="auto" w:fill="FFFFFF"/>
        </w:rPr>
        <w:t>ubway</w:t>
      </w:r>
      <w:proofErr w:type="spellEnd"/>
      <w:r w:rsidRPr="00086776">
        <w:rPr>
          <w:rFonts w:ascii="Calibri" w:hAnsi="Calibri" w:cs="Arial"/>
          <w:color w:val="000000"/>
          <w:sz w:val="28"/>
          <w:szCs w:val="28"/>
          <w:shd w:val="clear" w:color="auto" w:fill="FFFFFF"/>
        </w:rPr>
        <w:t xml:space="preserve"> </w:t>
      </w:r>
      <w:r w:rsidR="00134E34" w:rsidRPr="00086776">
        <w:rPr>
          <w:rFonts w:ascii="Calibri" w:hAnsi="Calibri" w:cs="Arial"/>
          <w:color w:val="000000"/>
          <w:sz w:val="28"/>
          <w:szCs w:val="28"/>
          <w:shd w:val="clear" w:color="auto" w:fill="FFFFFF"/>
        </w:rPr>
        <w:t>website</w:t>
      </w:r>
      <w:r w:rsidRPr="00086776">
        <w:rPr>
          <w:rFonts w:ascii="Calibri" w:hAnsi="Calibri" w:cs="Arial"/>
          <w:color w:val="000000"/>
          <w:sz w:val="28"/>
          <w:szCs w:val="28"/>
          <w:shd w:val="clear" w:color="auto" w:fill="FFFFFF"/>
        </w:rPr>
        <w:t xml:space="preserve">. The data is publicly available to all on their website in </w:t>
      </w:r>
      <w:proofErr w:type="spellStart"/>
      <w:r w:rsidRPr="00086776">
        <w:rPr>
          <w:rFonts w:ascii="Calibri" w:hAnsi="Calibri" w:cs="Arial"/>
          <w:color w:val="000000"/>
          <w:sz w:val="28"/>
          <w:szCs w:val="28"/>
          <w:shd w:val="clear" w:color="auto" w:fill="FFFFFF"/>
        </w:rPr>
        <w:t>csv</w:t>
      </w:r>
      <w:proofErr w:type="spellEnd"/>
      <w:r w:rsidRPr="00086776">
        <w:rPr>
          <w:rFonts w:ascii="Calibri" w:hAnsi="Calibri" w:cs="Arial"/>
          <w:color w:val="000000"/>
          <w:sz w:val="28"/>
          <w:szCs w:val="28"/>
          <w:shd w:val="clear" w:color="auto" w:fill="FFFFFF"/>
        </w:rPr>
        <w:t xml:space="preserve"> format. </w:t>
      </w:r>
    </w:p>
    <w:p w14:paraId="7FC3D9BD" w14:textId="77777777" w:rsidR="009E0ACA" w:rsidRPr="00086776" w:rsidRDefault="009E0ACA" w:rsidP="00086776">
      <w:pPr>
        <w:jc w:val="both"/>
        <w:rPr>
          <w:rFonts w:ascii="Calibri" w:hAnsi="Calibri"/>
          <w:sz w:val="28"/>
          <w:szCs w:val="28"/>
        </w:rPr>
      </w:pPr>
    </w:p>
    <w:p w14:paraId="12CC6A85" w14:textId="55C39EBD" w:rsidR="00AB6690" w:rsidRPr="00086776" w:rsidRDefault="00AB6690" w:rsidP="00086776">
      <w:pPr>
        <w:jc w:val="both"/>
        <w:rPr>
          <w:rFonts w:ascii="Calibri" w:hAnsi="Calibri"/>
          <w:i/>
          <w:sz w:val="28"/>
          <w:szCs w:val="28"/>
        </w:rPr>
      </w:pPr>
      <w:r w:rsidRPr="00086776">
        <w:rPr>
          <w:rFonts w:ascii="Calibri" w:hAnsi="Calibri" w:cs="Arial"/>
          <w:bCs/>
          <w:i/>
          <w:color w:val="000000"/>
          <w:sz w:val="28"/>
          <w:szCs w:val="28"/>
          <w:shd w:val="clear" w:color="auto" w:fill="FFFFFF"/>
        </w:rPr>
        <w:t xml:space="preserve">Data Processing </w:t>
      </w:r>
      <w:r w:rsidR="009E0ACA" w:rsidRPr="00086776">
        <w:rPr>
          <w:rFonts w:ascii="Calibri" w:hAnsi="Calibri" w:cs="Arial"/>
          <w:bCs/>
          <w:i/>
          <w:color w:val="000000"/>
          <w:sz w:val="28"/>
          <w:szCs w:val="28"/>
          <w:shd w:val="clear" w:color="auto" w:fill="FFFFFF"/>
        </w:rPr>
        <w:t>P</w:t>
      </w:r>
      <w:r w:rsidRPr="00086776">
        <w:rPr>
          <w:rFonts w:ascii="Calibri" w:hAnsi="Calibri" w:cs="Arial"/>
          <w:bCs/>
          <w:i/>
          <w:color w:val="000000"/>
          <w:sz w:val="28"/>
          <w:szCs w:val="28"/>
          <w:shd w:val="clear" w:color="auto" w:fill="FFFFFF"/>
        </w:rPr>
        <w:t>rocedure:</w:t>
      </w:r>
      <w:r w:rsidRPr="00086776">
        <w:rPr>
          <w:rFonts w:ascii="Calibri" w:hAnsi="Calibri" w:cs="Arial"/>
          <w:i/>
          <w:color w:val="000000"/>
          <w:sz w:val="28"/>
          <w:szCs w:val="28"/>
          <w:shd w:val="clear" w:color="auto" w:fill="FFFFFF"/>
        </w:rPr>
        <w:t xml:space="preserve"> </w:t>
      </w:r>
    </w:p>
    <w:p w14:paraId="17853281" w14:textId="77777777" w:rsidR="009E0ACA" w:rsidRPr="00086776" w:rsidRDefault="009E0ACA" w:rsidP="00086776">
      <w:pPr>
        <w:jc w:val="both"/>
        <w:rPr>
          <w:rFonts w:ascii="Calibri" w:hAnsi="Calibri" w:cs="Arial"/>
          <w:color w:val="000000"/>
          <w:sz w:val="28"/>
          <w:szCs w:val="28"/>
          <w:shd w:val="clear" w:color="auto" w:fill="FFFFFF"/>
        </w:rPr>
      </w:pPr>
    </w:p>
    <w:p w14:paraId="76B33081" w14:textId="0A87D30A" w:rsidR="00CE0D02" w:rsidRPr="00086776" w:rsidRDefault="00AB6690" w:rsidP="00086776">
      <w:pPr>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 xml:space="preserve">We have obtained cleaned </w:t>
      </w:r>
      <w:proofErr w:type="spellStart"/>
      <w:r w:rsidRPr="00086776">
        <w:rPr>
          <w:rFonts w:ascii="Calibri" w:hAnsi="Calibri" w:cs="Arial"/>
          <w:color w:val="000000"/>
          <w:sz w:val="28"/>
          <w:szCs w:val="28"/>
          <w:shd w:val="clear" w:color="auto" w:fill="FFFFFF"/>
        </w:rPr>
        <w:t>csv</w:t>
      </w:r>
      <w:proofErr w:type="spellEnd"/>
      <w:r w:rsidRPr="00086776">
        <w:rPr>
          <w:rFonts w:ascii="Calibri" w:hAnsi="Calibri" w:cs="Arial"/>
          <w:color w:val="000000"/>
          <w:sz w:val="28"/>
          <w:szCs w:val="28"/>
          <w:shd w:val="clear" w:color="auto" w:fill="FFFFFF"/>
        </w:rPr>
        <w:t xml:space="preserve"> files from the </w:t>
      </w:r>
      <w:proofErr w:type="spellStart"/>
      <w:r w:rsidRPr="00086776">
        <w:rPr>
          <w:rFonts w:ascii="Calibri" w:hAnsi="Calibri" w:cs="Arial"/>
          <w:color w:val="000000"/>
          <w:sz w:val="28"/>
          <w:szCs w:val="28"/>
          <w:shd w:val="clear" w:color="auto" w:fill="FFFFFF"/>
        </w:rPr>
        <w:t>Hubway</w:t>
      </w:r>
      <w:proofErr w:type="spellEnd"/>
      <w:r w:rsidRPr="00086776">
        <w:rPr>
          <w:rFonts w:ascii="Calibri" w:hAnsi="Calibri" w:cs="Arial"/>
          <w:color w:val="000000"/>
          <w:sz w:val="28"/>
          <w:szCs w:val="28"/>
          <w:shd w:val="clear" w:color="auto" w:fill="FFFFFF"/>
        </w:rPr>
        <w:t xml:space="preserve"> </w:t>
      </w:r>
      <w:r w:rsidR="002E6984" w:rsidRPr="00086776">
        <w:rPr>
          <w:rFonts w:ascii="Calibri" w:hAnsi="Calibri" w:cs="Arial"/>
          <w:color w:val="000000"/>
          <w:sz w:val="28"/>
          <w:szCs w:val="28"/>
          <w:shd w:val="clear" w:color="auto" w:fill="FFFFFF"/>
        </w:rPr>
        <w:t>site</w:t>
      </w:r>
      <w:r w:rsidR="00AD71D5" w:rsidRPr="00086776">
        <w:rPr>
          <w:rFonts w:ascii="Calibri" w:hAnsi="Calibri" w:cs="Arial"/>
          <w:color w:val="000000"/>
          <w:sz w:val="28"/>
          <w:szCs w:val="28"/>
          <w:shd w:val="clear" w:color="auto" w:fill="FFFFFF"/>
        </w:rPr>
        <w:t xml:space="preserve">. One </w:t>
      </w:r>
      <w:proofErr w:type="spellStart"/>
      <w:r w:rsidR="00AD71D5" w:rsidRPr="00086776">
        <w:rPr>
          <w:rFonts w:ascii="Calibri" w:hAnsi="Calibri" w:cs="Arial"/>
          <w:color w:val="000000"/>
          <w:sz w:val="28"/>
          <w:szCs w:val="28"/>
          <w:shd w:val="clear" w:color="auto" w:fill="FFFFFF"/>
        </w:rPr>
        <w:t>c</w:t>
      </w:r>
      <w:r w:rsidR="00964B55" w:rsidRPr="00086776">
        <w:rPr>
          <w:rFonts w:ascii="Calibri" w:hAnsi="Calibri" w:cs="Arial"/>
          <w:color w:val="000000"/>
          <w:sz w:val="28"/>
          <w:szCs w:val="28"/>
          <w:shd w:val="clear" w:color="auto" w:fill="FFFFFF"/>
        </w:rPr>
        <w:t>s</w:t>
      </w:r>
      <w:r w:rsidR="00AD71D5" w:rsidRPr="00086776">
        <w:rPr>
          <w:rFonts w:ascii="Calibri" w:hAnsi="Calibri" w:cs="Arial"/>
          <w:color w:val="000000"/>
          <w:sz w:val="28"/>
          <w:szCs w:val="28"/>
          <w:shd w:val="clear" w:color="auto" w:fill="FFFFFF"/>
        </w:rPr>
        <w:t>v</w:t>
      </w:r>
      <w:proofErr w:type="spellEnd"/>
      <w:r w:rsidR="00AD71D5" w:rsidRPr="00086776">
        <w:rPr>
          <w:rFonts w:ascii="Calibri" w:hAnsi="Calibri" w:cs="Arial"/>
          <w:color w:val="000000"/>
          <w:sz w:val="28"/>
          <w:szCs w:val="28"/>
          <w:shd w:val="clear" w:color="auto" w:fill="FFFFFF"/>
        </w:rPr>
        <w:t xml:space="preserve"> file</w:t>
      </w:r>
      <w:r w:rsidR="00964B55" w:rsidRPr="00086776">
        <w:rPr>
          <w:rFonts w:ascii="Calibri" w:hAnsi="Calibri" w:cs="Arial"/>
          <w:color w:val="000000"/>
          <w:sz w:val="28"/>
          <w:szCs w:val="28"/>
          <w:shd w:val="clear" w:color="auto" w:fill="FFFFFF"/>
        </w:rPr>
        <w:t xml:space="preserve"> contains information regarding the specific stations</w:t>
      </w:r>
      <w:r w:rsidR="00082BF4" w:rsidRPr="00086776">
        <w:rPr>
          <w:rFonts w:ascii="Calibri" w:hAnsi="Calibri" w:cs="Arial"/>
          <w:color w:val="000000"/>
          <w:sz w:val="28"/>
          <w:szCs w:val="28"/>
          <w:shd w:val="clear" w:color="auto" w:fill="FFFFFF"/>
        </w:rPr>
        <w:t>,</w:t>
      </w:r>
      <w:r w:rsidR="00964B55" w:rsidRPr="00086776">
        <w:rPr>
          <w:rFonts w:ascii="Calibri" w:hAnsi="Calibri" w:cs="Arial"/>
          <w:color w:val="000000"/>
          <w:sz w:val="28"/>
          <w:szCs w:val="28"/>
          <w:shd w:val="clear" w:color="auto" w:fill="FFFFFF"/>
        </w:rPr>
        <w:t xml:space="preserve"> which we </w:t>
      </w:r>
      <w:r w:rsidR="00B16EFA" w:rsidRPr="00086776">
        <w:rPr>
          <w:rFonts w:ascii="Calibri" w:hAnsi="Calibri" w:cs="Arial"/>
          <w:color w:val="000000"/>
          <w:sz w:val="28"/>
          <w:szCs w:val="28"/>
          <w:shd w:val="clear" w:color="auto" w:fill="FFFFFF"/>
        </w:rPr>
        <w:t>used to map the markers on the Google M</w:t>
      </w:r>
      <w:r w:rsidR="00964B55" w:rsidRPr="00086776">
        <w:rPr>
          <w:rFonts w:ascii="Calibri" w:hAnsi="Calibri" w:cs="Arial"/>
          <w:color w:val="000000"/>
          <w:sz w:val="28"/>
          <w:szCs w:val="28"/>
          <w:shd w:val="clear" w:color="auto" w:fill="FFFFFF"/>
        </w:rPr>
        <w:t xml:space="preserve">ap. </w:t>
      </w:r>
      <w:r w:rsidR="00134E34" w:rsidRPr="00086776">
        <w:rPr>
          <w:rFonts w:ascii="Calibri" w:hAnsi="Calibri" w:cs="Arial"/>
          <w:color w:val="000000"/>
          <w:sz w:val="28"/>
          <w:szCs w:val="28"/>
          <w:shd w:val="clear" w:color="auto" w:fill="FFFFFF"/>
        </w:rPr>
        <w:t>Another file contains information regarding</w:t>
      </w:r>
      <w:r w:rsidR="00082BF4" w:rsidRPr="00086776">
        <w:rPr>
          <w:rFonts w:ascii="Calibri" w:hAnsi="Calibri" w:cs="Arial"/>
          <w:color w:val="000000"/>
          <w:sz w:val="28"/>
          <w:szCs w:val="28"/>
          <w:shd w:val="clear" w:color="auto" w:fill="FFFFFF"/>
        </w:rPr>
        <w:t xml:space="preserve"> ind</w:t>
      </w:r>
      <w:r w:rsidR="00CE0D02" w:rsidRPr="00086776">
        <w:rPr>
          <w:rFonts w:ascii="Calibri" w:hAnsi="Calibri" w:cs="Arial"/>
          <w:color w:val="000000"/>
          <w:sz w:val="28"/>
          <w:szCs w:val="28"/>
          <w:shd w:val="clear" w:color="auto" w:fill="FFFFFF"/>
        </w:rPr>
        <w:t>ividual trips including time of departure and arrival and station number</w:t>
      </w:r>
      <w:r w:rsidR="00082BF4" w:rsidRPr="00086776">
        <w:rPr>
          <w:rFonts w:ascii="Calibri" w:hAnsi="Calibri" w:cs="Arial"/>
          <w:color w:val="000000"/>
          <w:sz w:val="28"/>
          <w:szCs w:val="28"/>
          <w:shd w:val="clear" w:color="auto" w:fill="FFFFFF"/>
        </w:rPr>
        <w:t xml:space="preserve"> </w:t>
      </w:r>
      <w:r w:rsidR="00CE0D02" w:rsidRPr="00086776">
        <w:rPr>
          <w:rFonts w:ascii="Calibri" w:hAnsi="Calibri" w:cs="Arial"/>
          <w:color w:val="000000"/>
          <w:sz w:val="28"/>
          <w:szCs w:val="28"/>
          <w:shd w:val="clear" w:color="auto" w:fill="FFFFFF"/>
        </w:rPr>
        <w:t>as well as</w:t>
      </w:r>
      <w:r w:rsidR="00082BF4" w:rsidRPr="00086776">
        <w:rPr>
          <w:rFonts w:ascii="Calibri" w:hAnsi="Calibri" w:cs="Arial"/>
          <w:color w:val="000000"/>
          <w:sz w:val="28"/>
          <w:szCs w:val="28"/>
          <w:shd w:val="clear" w:color="auto" w:fill="FFFFFF"/>
        </w:rPr>
        <w:t xml:space="preserve"> demographic data including gender</w:t>
      </w:r>
      <w:r w:rsidR="00CE0D02" w:rsidRPr="00086776">
        <w:rPr>
          <w:rFonts w:ascii="Calibri" w:hAnsi="Calibri" w:cs="Arial"/>
          <w:color w:val="000000"/>
          <w:sz w:val="28"/>
          <w:szCs w:val="28"/>
          <w:shd w:val="clear" w:color="auto" w:fill="FFFFFF"/>
        </w:rPr>
        <w:t xml:space="preserve"> and age for the registered users.</w:t>
      </w:r>
    </w:p>
    <w:p w14:paraId="0B84FD47" w14:textId="77777777" w:rsidR="00CE0D02" w:rsidRPr="00086776" w:rsidRDefault="00CE0D02" w:rsidP="00086776">
      <w:pPr>
        <w:jc w:val="both"/>
        <w:rPr>
          <w:rFonts w:ascii="Calibri" w:hAnsi="Calibri" w:cs="Arial"/>
          <w:color w:val="000000"/>
          <w:sz w:val="28"/>
          <w:szCs w:val="28"/>
          <w:shd w:val="clear" w:color="auto" w:fill="FFFFFF"/>
        </w:rPr>
      </w:pPr>
    </w:p>
    <w:p w14:paraId="102F58EF" w14:textId="39187852" w:rsidR="008F5F8E" w:rsidRPr="00086776" w:rsidRDefault="00CE0D02" w:rsidP="00086776">
      <w:pPr>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 xml:space="preserve">We also obtained </w:t>
      </w:r>
      <w:r w:rsidR="00B16EFA" w:rsidRPr="00086776">
        <w:rPr>
          <w:rFonts w:ascii="Calibri" w:hAnsi="Calibri" w:cs="Arial"/>
          <w:color w:val="000000"/>
          <w:sz w:val="28"/>
          <w:szCs w:val="28"/>
          <w:shd w:val="clear" w:color="auto" w:fill="FFFFFF"/>
        </w:rPr>
        <w:t>a clean</w:t>
      </w:r>
      <w:r w:rsidR="00BB506D" w:rsidRPr="00086776">
        <w:rPr>
          <w:rFonts w:ascii="Calibri" w:hAnsi="Calibri" w:cs="Arial"/>
          <w:color w:val="000000"/>
          <w:sz w:val="28"/>
          <w:szCs w:val="28"/>
          <w:shd w:val="clear" w:color="auto" w:fill="FFFFFF"/>
        </w:rPr>
        <w:t>ed</w:t>
      </w:r>
      <w:r w:rsidR="00B16EFA" w:rsidRPr="00086776">
        <w:rPr>
          <w:rFonts w:ascii="Calibri" w:hAnsi="Calibri" w:cs="Arial"/>
          <w:color w:val="000000"/>
          <w:sz w:val="28"/>
          <w:szCs w:val="28"/>
          <w:shd w:val="clear" w:color="auto" w:fill="FFFFFF"/>
        </w:rPr>
        <w:t xml:space="preserve"> </w:t>
      </w:r>
      <w:proofErr w:type="spellStart"/>
      <w:r w:rsidR="00B16EFA" w:rsidRPr="00086776">
        <w:rPr>
          <w:rFonts w:ascii="Calibri" w:hAnsi="Calibri" w:cs="Arial"/>
          <w:color w:val="000000"/>
          <w:sz w:val="28"/>
          <w:szCs w:val="28"/>
          <w:shd w:val="clear" w:color="auto" w:fill="FFFFFF"/>
        </w:rPr>
        <w:t>csv</w:t>
      </w:r>
      <w:proofErr w:type="spellEnd"/>
      <w:r w:rsidR="00B16EFA" w:rsidRPr="00086776">
        <w:rPr>
          <w:rFonts w:ascii="Calibri" w:hAnsi="Calibri" w:cs="Arial"/>
          <w:color w:val="000000"/>
          <w:sz w:val="28"/>
          <w:szCs w:val="28"/>
          <w:shd w:val="clear" w:color="auto" w:fill="FFFFFF"/>
        </w:rPr>
        <w:t xml:space="preserve"> file from a public </w:t>
      </w:r>
      <w:proofErr w:type="spellStart"/>
      <w:r w:rsidR="00B16EFA" w:rsidRPr="00086776">
        <w:rPr>
          <w:rFonts w:ascii="Calibri" w:hAnsi="Calibri" w:cs="Arial"/>
          <w:color w:val="000000"/>
          <w:sz w:val="28"/>
          <w:szCs w:val="28"/>
          <w:shd w:val="clear" w:color="auto" w:fill="FFFFFF"/>
        </w:rPr>
        <w:t>GitH</w:t>
      </w:r>
      <w:r w:rsidRPr="00086776">
        <w:rPr>
          <w:rFonts w:ascii="Calibri" w:hAnsi="Calibri" w:cs="Arial"/>
          <w:color w:val="000000"/>
          <w:sz w:val="28"/>
          <w:szCs w:val="28"/>
          <w:shd w:val="clear" w:color="auto" w:fill="FFFFFF"/>
        </w:rPr>
        <w:t>ub</w:t>
      </w:r>
      <w:proofErr w:type="spellEnd"/>
      <w:r w:rsidRPr="00086776">
        <w:rPr>
          <w:rFonts w:ascii="Calibri" w:hAnsi="Calibri" w:cs="Arial"/>
          <w:color w:val="000000"/>
          <w:sz w:val="28"/>
          <w:szCs w:val="28"/>
          <w:shd w:val="clear" w:color="auto" w:fill="FFFFFF"/>
        </w:rPr>
        <w:t xml:space="preserve"> repository includin</w:t>
      </w:r>
      <w:r w:rsidR="00462884" w:rsidRPr="00086776">
        <w:rPr>
          <w:rFonts w:ascii="Calibri" w:hAnsi="Calibri" w:cs="Arial"/>
          <w:color w:val="000000"/>
          <w:sz w:val="28"/>
          <w:szCs w:val="28"/>
          <w:shd w:val="clear" w:color="auto" w:fill="FFFFFF"/>
        </w:rPr>
        <w:t>g semi-aggregated data within 5-</w:t>
      </w:r>
      <w:r w:rsidRPr="00086776">
        <w:rPr>
          <w:rFonts w:ascii="Calibri" w:hAnsi="Calibri" w:cs="Arial"/>
          <w:color w:val="000000"/>
          <w:sz w:val="28"/>
          <w:szCs w:val="28"/>
          <w:shd w:val="clear" w:color="auto" w:fill="FFFFFF"/>
        </w:rPr>
        <w:t xml:space="preserve">minute intervals </w:t>
      </w:r>
      <w:r w:rsidR="006225B4" w:rsidRPr="00086776">
        <w:rPr>
          <w:rFonts w:ascii="Calibri" w:hAnsi="Calibri" w:cs="Arial"/>
          <w:color w:val="000000"/>
          <w:sz w:val="28"/>
          <w:szCs w:val="28"/>
          <w:shd w:val="clear" w:color="auto" w:fill="FFFFFF"/>
        </w:rPr>
        <w:t>for the month of August 2012.</w:t>
      </w:r>
      <w:r w:rsidRPr="00086776">
        <w:rPr>
          <w:rFonts w:ascii="Calibri" w:hAnsi="Calibri" w:cs="Arial"/>
          <w:color w:val="000000"/>
          <w:sz w:val="28"/>
          <w:szCs w:val="28"/>
          <w:shd w:val="clear" w:color="auto" w:fill="FFFFFF"/>
        </w:rPr>
        <w:t xml:space="preserve"> This data includes the capacity of bikes at each station (remains fixed over time)</w:t>
      </w:r>
      <w:r w:rsidR="00E03079" w:rsidRPr="00086776">
        <w:rPr>
          <w:rFonts w:ascii="Calibri" w:hAnsi="Calibri" w:cs="Arial"/>
          <w:color w:val="000000"/>
          <w:sz w:val="28"/>
          <w:szCs w:val="28"/>
          <w:shd w:val="clear" w:color="auto" w:fill="FFFFFF"/>
        </w:rPr>
        <w:t xml:space="preserve"> as well as </w:t>
      </w:r>
      <w:r w:rsidR="005B74A1" w:rsidRPr="00086776">
        <w:rPr>
          <w:rFonts w:ascii="Calibri" w:hAnsi="Calibri" w:cs="Arial"/>
          <w:color w:val="000000"/>
          <w:sz w:val="28"/>
          <w:szCs w:val="28"/>
          <w:shd w:val="clear" w:color="auto" w:fill="FFFFFF"/>
        </w:rPr>
        <w:t>the number of bikes that have left and come in</w:t>
      </w:r>
      <w:r w:rsidR="00AA7F06" w:rsidRPr="00086776">
        <w:rPr>
          <w:rFonts w:ascii="Calibri" w:hAnsi="Calibri" w:cs="Arial"/>
          <w:color w:val="000000"/>
          <w:sz w:val="28"/>
          <w:szCs w:val="28"/>
          <w:shd w:val="clear" w:color="auto" w:fill="FFFFFF"/>
        </w:rPr>
        <w:t xml:space="preserve">to each station at a given time. </w:t>
      </w:r>
    </w:p>
    <w:p w14:paraId="03737C14" w14:textId="77777777" w:rsidR="008F5F8E" w:rsidRPr="00086776" w:rsidRDefault="008F5F8E" w:rsidP="00086776">
      <w:pPr>
        <w:jc w:val="both"/>
        <w:rPr>
          <w:rFonts w:ascii="Calibri" w:hAnsi="Calibri" w:cs="Arial"/>
          <w:color w:val="000000"/>
          <w:sz w:val="28"/>
          <w:szCs w:val="28"/>
          <w:shd w:val="clear" w:color="auto" w:fill="FFFFFF"/>
        </w:rPr>
      </w:pPr>
    </w:p>
    <w:p w14:paraId="41E5C0A9" w14:textId="18DC484D" w:rsidR="008F5F8E" w:rsidRPr="00086776" w:rsidRDefault="008F5F8E" w:rsidP="00086776">
      <w:pPr>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In order to create the density graph for the brush, we needed to create a function that counts the number of trip</w:t>
      </w:r>
      <w:r w:rsidR="000265BF" w:rsidRPr="00086776">
        <w:rPr>
          <w:rFonts w:ascii="Calibri" w:hAnsi="Calibri" w:cs="Arial"/>
          <w:color w:val="000000"/>
          <w:sz w:val="28"/>
          <w:szCs w:val="28"/>
          <w:shd w:val="clear" w:color="auto" w:fill="FFFFFF"/>
        </w:rPr>
        <w:t>s</w:t>
      </w:r>
      <w:r w:rsidRPr="00086776">
        <w:rPr>
          <w:rFonts w:ascii="Calibri" w:hAnsi="Calibri" w:cs="Arial"/>
          <w:color w:val="000000"/>
          <w:sz w:val="28"/>
          <w:szCs w:val="28"/>
          <w:shd w:val="clear" w:color="auto" w:fill="FFFFFF"/>
        </w:rPr>
        <w:t xml:space="preserve"> for each day. We needed to build another data </w:t>
      </w:r>
      <w:r w:rsidR="003F07DB" w:rsidRPr="00086776">
        <w:rPr>
          <w:rFonts w:ascii="Calibri" w:hAnsi="Calibri" w:cs="Arial"/>
          <w:color w:val="000000"/>
          <w:sz w:val="28"/>
          <w:szCs w:val="28"/>
          <w:shd w:val="clear" w:color="auto" w:fill="FFFFFF"/>
        </w:rPr>
        <w:t>set</w:t>
      </w:r>
      <w:r w:rsidRPr="00086776">
        <w:rPr>
          <w:rFonts w:ascii="Calibri" w:hAnsi="Calibri" w:cs="Arial"/>
          <w:color w:val="000000"/>
          <w:sz w:val="28"/>
          <w:szCs w:val="28"/>
          <w:shd w:val="clear" w:color="auto" w:fill="FFFFFF"/>
        </w:rPr>
        <w:t xml:space="preserve"> that is aggregated by day.</w:t>
      </w:r>
      <w:r w:rsidR="003F07DB" w:rsidRPr="00086776">
        <w:rPr>
          <w:rFonts w:ascii="Calibri" w:hAnsi="Calibri" w:cs="Arial"/>
          <w:color w:val="000000"/>
          <w:sz w:val="28"/>
          <w:szCs w:val="28"/>
          <w:shd w:val="clear" w:color="auto" w:fill="FFFFFF"/>
        </w:rPr>
        <w:t xml:space="preserve">  </w:t>
      </w:r>
      <w:r w:rsidRPr="00086776">
        <w:rPr>
          <w:rFonts w:ascii="Calibri" w:hAnsi="Calibri" w:cs="Arial"/>
          <w:color w:val="000000"/>
          <w:sz w:val="28"/>
          <w:szCs w:val="28"/>
          <w:shd w:val="clear" w:color="auto" w:fill="FFFFFF"/>
        </w:rPr>
        <w:t xml:space="preserve"> </w:t>
      </w:r>
    </w:p>
    <w:p w14:paraId="5A59D340" w14:textId="77777777" w:rsidR="007362ED" w:rsidRPr="00086776" w:rsidRDefault="007362ED" w:rsidP="00086776">
      <w:pPr>
        <w:jc w:val="both"/>
        <w:rPr>
          <w:rFonts w:ascii="Calibri" w:hAnsi="Calibri" w:cs="Arial"/>
          <w:color w:val="000000"/>
          <w:sz w:val="28"/>
          <w:szCs w:val="28"/>
          <w:shd w:val="clear" w:color="auto" w:fill="FFFFFF"/>
        </w:rPr>
      </w:pPr>
    </w:p>
    <w:p w14:paraId="430A1458" w14:textId="77777777" w:rsidR="007362ED" w:rsidRPr="00086776" w:rsidRDefault="007362ED" w:rsidP="00086776">
      <w:pPr>
        <w:jc w:val="both"/>
        <w:rPr>
          <w:rFonts w:ascii="Calibri" w:hAnsi="Calibri" w:cs="Arial"/>
          <w:color w:val="000000"/>
          <w:sz w:val="28"/>
          <w:szCs w:val="28"/>
          <w:shd w:val="clear" w:color="auto" w:fill="FFFFFF"/>
        </w:rPr>
      </w:pPr>
    </w:p>
    <w:p w14:paraId="10429935" w14:textId="138D178F" w:rsidR="00AB6690" w:rsidRPr="00086776" w:rsidRDefault="00AB6690" w:rsidP="00086776">
      <w:pPr>
        <w:jc w:val="both"/>
        <w:rPr>
          <w:rFonts w:ascii="Calibri" w:hAnsi="Calibri" w:cs="Arial"/>
          <w:color w:val="000000"/>
          <w:sz w:val="28"/>
          <w:szCs w:val="28"/>
          <w:shd w:val="clear" w:color="auto" w:fill="FFFFFF"/>
        </w:rPr>
      </w:pPr>
      <w:r w:rsidRPr="00086776">
        <w:rPr>
          <w:rFonts w:cs="Arial"/>
          <w:bCs/>
          <w:color w:val="000000"/>
          <w:sz w:val="28"/>
          <w:szCs w:val="28"/>
          <w:shd w:val="clear" w:color="auto" w:fill="FFFFFF"/>
        </w:rPr>
        <w:br w:type="page"/>
      </w:r>
    </w:p>
    <w:p w14:paraId="14538D2A" w14:textId="1A7D28A6" w:rsidR="006D147D" w:rsidRPr="00086776" w:rsidRDefault="006D147D" w:rsidP="00086776">
      <w:pPr>
        <w:pStyle w:val="BlockHeadings"/>
        <w:jc w:val="both"/>
        <w:rPr>
          <w:rFonts w:asciiTheme="majorHAnsi" w:hAnsiTheme="majorHAnsi" w:cs="Arial"/>
          <w:bCs/>
          <w:color w:val="000000"/>
          <w:szCs w:val="28"/>
          <w:shd w:val="clear" w:color="auto" w:fill="FFFFFF"/>
        </w:rPr>
      </w:pPr>
      <w:bookmarkStart w:id="8" w:name="_Toc290918613"/>
      <w:r w:rsidRPr="00086776">
        <w:rPr>
          <w:rFonts w:asciiTheme="majorHAnsi" w:hAnsiTheme="majorHAnsi" w:cs="Arial"/>
          <w:bCs/>
          <w:color w:val="000000"/>
          <w:szCs w:val="28"/>
          <w:shd w:val="clear" w:color="auto" w:fill="FFFFFF"/>
        </w:rPr>
        <w:lastRenderedPageBreak/>
        <w:t>EXPLORATORY DATA ANALYSIS</w:t>
      </w:r>
      <w:bookmarkEnd w:id="8"/>
    </w:p>
    <w:p w14:paraId="1B4DD791" w14:textId="77777777" w:rsidR="006D147D" w:rsidRPr="00086776" w:rsidRDefault="006D147D" w:rsidP="00086776">
      <w:pPr>
        <w:shd w:val="clear" w:color="auto" w:fill="FFFFFF"/>
        <w:spacing w:line="360" w:lineRule="atLeast"/>
        <w:jc w:val="both"/>
        <w:rPr>
          <w:rFonts w:ascii="Helvetica" w:hAnsi="Helvetica"/>
          <w:color w:val="000000"/>
          <w:sz w:val="28"/>
          <w:szCs w:val="28"/>
        </w:rPr>
      </w:pPr>
    </w:p>
    <w:p w14:paraId="188991E1" w14:textId="4567791B" w:rsidR="008C652F" w:rsidRPr="00086776" w:rsidRDefault="00BB506D"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We l</w:t>
      </w:r>
      <w:r w:rsidR="008C652F" w:rsidRPr="00086776">
        <w:rPr>
          <w:rFonts w:ascii="Calibri" w:hAnsi="Calibri"/>
          <w:color w:val="000000"/>
          <w:sz w:val="28"/>
          <w:szCs w:val="28"/>
        </w:rPr>
        <w:t>ook</w:t>
      </w:r>
      <w:r w:rsidRPr="00086776">
        <w:rPr>
          <w:rFonts w:ascii="Calibri" w:hAnsi="Calibri"/>
          <w:color w:val="000000"/>
          <w:sz w:val="28"/>
          <w:szCs w:val="28"/>
        </w:rPr>
        <w:t>ed</w:t>
      </w:r>
      <w:r w:rsidR="008C652F" w:rsidRPr="00086776">
        <w:rPr>
          <w:rFonts w:ascii="Calibri" w:hAnsi="Calibri"/>
          <w:color w:val="000000"/>
          <w:sz w:val="28"/>
          <w:szCs w:val="28"/>
        </w:rPr>
        <w:t xml:space="preserve"> at other designs and visualizations for inspiration, </w:t>
      </w:r>
      <w:r w:rsidRPr="00086776">
        <w:rPr>
          <w:rFonts w:ascii="Calibri" w:hAnsi="Calibri"/>
          <w:color w:val="000000"/>
          <w:sz w:val="28"/>
          <w:szCs w:val="28"/>
        </w:rPr>
        <w:t xml:space="preserve">such as ones for MBTA and those included in the </w:t>
      </w:r>
      <w:proofErr w:type="spellStart"/>
      <w:r w:rsidRPr="00086776">
        <w:rPr>
          <w:rFonts w:ascii="Calibri" w:hAnsi="Calibri"/>
          <w:color w:val="000000"/>
          <w:sz w:val="28"/>
          <w:szCs w:val="28"/>
        </w:rPr>
        <w:t>Hubway</w:t>
      </w:r>
      <w:proofErr w:type="spellEnd"/>
      <w:r w:rsidRPr="00086776">
        <w:rPr>
          <w:rFonts w:ascii="Calibri" w:hAnsi="Calibri"/>
          <w:color w:val="000000"/>
          <w:sz w:val="28"/>
          <w:szCs w:val="28"/>
        </w:rPr>
        <w:t xml:space="preserve"> Data Challenge so we could get a sense of the data without doing extensive coding, which </w:t>
      </w:r>
      <w:r w:rsidR="008C652F" w:rsidRPr="00086776">
        <w:rPr>
          <w:rFonts w:ascii="Calibri" w:hAnsi="Calibri"/>
          <w:color w:val="000000"/>
          <w:sz w:val="28"/>
          <w:szCs w:val="28"/>
        </w:rPr>
        <w:t>decreased the necessity for</w:t>
      </w:r>
      <w:r w:rsidRPr="00086776">
        <w:rPr>
          <w:rFonts w:ascii="Calibri" w:hAnsi="Calibri"/>
          <w:color w:val="000000"/>
          <w:sz w:val="28"/>
          <w:szCs w:val="28"/>
        </w:rPr>
        <w:t xml:space="preserve"> an extensive</w:t>
      </w:r>
      <w:r w:rsidR="008C652F" w:rsidRPr="00086776">
        <w:rPr>
          <w:rFonts w:ascii="Calibri" w:hAnsi="Calibri"/>
          <w:color w:val="000000"/>
          <w:sz w:val="28"/>
          <w:szCs w:val="28"/>
        </w:rPr>
        <w:t xml:space="preserve"> EDA</w:t>
      </w:r>
      <w:r w:rsidRPr="00086776">
        <w:rPr>
          <w:rFonts w:ascii="Calibri" w:hAnsi="Calibri"/>
          <w:color w:val="000000"/>
          <w:sz w:val="28"/>
          <w:szCs w:val="28"/>
        </w:rPr>
        <w:t xml:space="preserve"> phase. In addition, we </w:t>
      </w:r>
      <w:r w:rsidR="00B50ED2" w:rsidRPr="00086776">
        <w:rPr>
          <w:rFonts w:ascii="Calibri" w:hAnsi="Calibri"/>
          <w:color w:val="000000"/>
          <w:sz w:val="28"/>
          <w:szCs w:val="28"/>
        </w:rPr>
        <w:t>spent time looking at the data and seeing what the best way to represent it would be.</w:t>
      </w:r>
    </w:p>
    <w:p w14:paraId="025611A3" w14:textId="77777777" w:rsidR="00332BE9" w:rsidRPr="00086776" w:rsidRDefault="00332BE9" w:rsidP="00086776">
      <w:pPr>
        <w:shd w:val="clear" w:color="auto" w:fill="FFFFFF"/>
        <w:spacing w:line="360" w:lineRule="atLeast"/>
        <w:jc w:val="both"/>
        <w:rPr>
          <w:rFonts w:ascii="Helvetica" w:hAnsi="Helvetica"/>
          <w:color w:val="000000"/>
          <w:sz w:val="28"/>
          <w:szCs w:val="28"/>
        </w:rPr>
      </w:pPr>
    </w:p>
    <w:p w14:paraId="45A0DEEF" w14:textId="3FD51AA0" w:rsidR="00332BE9" w:rsidRPr="00086776" w:rsidRDefault="00332BE9" w:rsidP="00086776">
      <w:pPr>
        <w:pStyle w:val="BlockHeadings"/>
        <w:jc w:val="both"/>
        <w:rPr>
          <w:rFonts w:asciiTheme="majorHAnsi" w:hAnsiTheme="majorHAnsi" w:cs="Arial"/>
          <w:bCs/>
          <w:color w:val="000000"/>
          <w:szCs w:val="28"/>
          <w:shd w:val="clear" w:color="auto" w:fill="FFFFFF"/>
        </w:rPr>
      </w:pPr>
      <w:bookmarkStart w:id="9" w:name="_Toc290918614"/>
      <w:r w:rsidRPr="00086776">
        <w:rPr>
          <w:rFonts w:asciiTheme="majorHAnsi" w:hAnsiTheme="majorHAnsi" w:cs="Arial"/>
          <w:bCs/>
          <w:color w:val="000000"/>
          <w:szCs w:val="28"/>
          <w:shd w:val="clear" w:color="auto" w:fill="FFFFFF"/>
        </w:rPr>
        <w:t>DESIGN EVOLUTION</w:t>
      </w:r>
      <w:bookmarkEnd w:id="9"/>
    </w:p>
    <w:p w14:paraId="3AEF51E3" w14:textId="77777777" w:rsidR="00332BE9" w:rsidRPr="00086776" w:rsidRDefault="00332BE9" w:rsidP="00086776">
      <w:pPr>
        <w:shd w:val="clear" w:color="auto" w:fill="FFFFFF"/>
        <w:spacing w:line="360" w:lineRule="atLeast"/>
        <w:jc w:val="both"/>
        <w:rPr>
          <w:rFonts w:ascii="Helvetica" w:hAnsi="Helvetica"/>
          <w:color w:val="000000"/>
          <w:sz w:val="28"/>
          <w:szCs w:val="28"/>
        </w:rPr>
      </w:pPr>
    </w:p>
    <w:p w14:paraId="6A2BA83A" w14:textId="3D2F2A82" w:rsidR="00850AAE" w:rsidRPr="00086776" w:rsidRDefault="00850AAE"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We underwent many iterations of our design before we arrived to our current state. </w:t>
      </w:r>
      <w:r w:rsidR="003B5B1E">
        <w:rPr>
          <w:rFonts w:ascii="Calibri" w:hAnsi="Calibri"/>
          <w:color w:val="000000"/>
          <w:sz w:val="28"/>
          <w:szCs w:val="28"/>
        </w:rPr>
        <w:t xml:space="preserve">Design decisions were geared towards the fact that our target audience was bike users. </w:t>
      </w:r>
      <w:r w:rsidRPr="00086776">
        <w:rPr>
          <w:rFonts w:ascii="Calibri" w:hAnsi="Calibri"/>
          <w:color w:val="000000"/>
          <w:sz w:val="28"/>
          <w:szCs w:val="28"/>
        </w:rPr>
        <w:t xml:space="preserve">We began with the idea that </w:t>
      </w:r>
      <w:r w:rsidR="00384C43" w:rsidRPr="00086776">
        <w:rPr>
          <w:rFonts w:ascii="Calibri" w:hAnsi="Calibri"/>
          <w:color w:val="000000"/>
          <w:sz w:val="28"/>
          <w:szCs w:val="28"/>
        </w:rPr>
        <w:t xml:space="preserve">we would be visualizing individual trips on the map </w:t>
      </w:r>
      <w:r w:rsidR="00483D4E" w:rsidRPr="00086776">
        <w:rPr>
          <w:rFonts w:ascii="Calibri" w:hAnsi="Calibri"/>
          <w:color w:val="000000"/>
          <w:sz w:val="28"/>
          <w:szCs w:val="28"/>
        </w:rPr>
        <w:t>visualization, but we decided that that would be a very cluttered visualization.</w:t>
      </w:r>
      <w:r w:rsidR="00423149" w:rsidRPr="00086776">
        <w:rPr>
          <w:rFonts w:ascii="Calibri" w:hAnsi="Calibri"/>
          <w:color w:val="000000"/>
          <w:sz w:val="28"/>
          <w:szCs w:val="28"/>
        </w:rPr>
        <w:t xml:space="preserve"> As a result, we shifted our focus to looking at each station as an entity. </w:t>
      </w:r>
      <w:r w:rsidR="00C035A8" w:rsidRPr="00086776">
        <w:rPr>
          <w:rFonts w:ascii="Calibri" w:hAnsi="Calibri"/>
          <w:color w:val="000000"/>
          <w:sz w:val="28"/>
          <w:szCs w:val="28"/>
        </w:rPr>
        <w:t xml:space="preserve">After our peer feedback design studio, we </w:t>
      </w:r>
      <w:r w:rsidR="00D22F9A" w:rsidRPr="00086776">
        <w:rPr>
          <w:rFonts w:ascii="Calibri" w:hAnsi="Calibri"/>
          <w:color w:val="000000"/>
          <w:sz w:val="28"/>
          <w:szCs w:val="28"/>
        </w:rPr>
        <w:t>decided that it would be interesting to encode the stations on the map by a color gradient that measured the fullness of each station at a given point of time</w:t>
      </w:r>
      <w:r w:rsidR="00351122" w:rsidRPr="00086776">
        <w:rPr>
          <w:rFonts w:ascii="Calibri" w:hAnsi="Calibri"/>
          <w:color w:val="000000"/>
          <w:sz w:val="28"/>
          <w:szCs w:val="28"/>
        </w:rPr>
        <w:t>, i.e. the number of bikes present in relation to its capacity of bikes</w:t>
      </w:r>
      <w:r w:rsidR="00D22F9A" w:rsidRPr="00086776">
        <w:rPr>
          <w:rFonts w:ascii="Calibri" w:hAnsi="Calibri"/>
          <w:color w:val="000000"/>
          <w:sz w:val="28"/>
          <w:szCs w:val="28"/>
        </w:rPr>
        <w:t>. Specifically,</w:t>
      </w:r>
      <w:r w:rsidR="004712F3" w:rsidRPr="00086776">
        <w:rPr>
          <w:rFonts w:ascii="Calibri" w:hAnsi="Calibri"/>
          <w:color w:val="000000"/>
          <w:sz w:val="28"/>
          <w:szCs w:val="28"/>
        </w:rPr>
        <w:t xml:space="preserve"> we would have a brush feature</w:t>
      </w:r>
      <w:r w:rsidR="007206B2" w:rsidRPr="00086776">
        <w:rPr>
          <w:rFonts w:ascii="Calibri" w:hAnsi="Calibri"/>
          <w:color w:val="000000"/>
          <w:sz w:val="28"/>
          <w:szCs w:val="28"/>
        </w:rPr>
        <w:t xml:space="preserve"> that would </w:t>
      </w:r>
      <w:r w:rsidR="00351122" w:rsidRPr="00086776">
        <w:rPr>
          <w:rFonts w:ascii="Calibri" w:hAnsi="Calibri"/>
          <w:color w:val="000000"/>
          <w:sz w:val="28"/>
          <w:szCs w:val="28"/>
        </w:rPr>
        <w:t xml:space="preserve">allow the user to select a specified time range during a day. For example, a user may want to see the average fullness around 9am for a station on a selected brush of dates so on the map visualization, the station color gradients would update to show this change. </w:t>
      </w:r>
      <w:ins w:id="10" w:author="Samantha Udolf" w:date="2015-05-03T22:14:00Z">
        <w:r w:rsidR="005B30A2">
          <w:rPr>
            <w:rFonts w:ascii="Calibri" w:hAnsi="Calibri"/>
            <w:color w:val="000000"/>
            <w:sz w:val="28"/>
            <w:szCs w:val="28"/>
          </w:rPr>
          <w:t xml:space="preserve">When the user selects a specific time on the brush, the time frame selected will appear above the visualization. This </w:t>
        </w:r>
      </w:ins>
      <w:ins w:id="11" w:author="Samantha Udolf" w:date="2015-05-03T22:15:00Z">
        <w:r w:rsidR="005B30A2">
          <w:rPr>
            <w:rFonts w:ascii="Calibri" w:hAnsi="Calibri"/>
            <w:color w:val="000000"/>
            <w:sz w:val="28"/>
            <w:szCs w:val="28"/>
          </w:rPr>
          <w:t xml:space="preserve">makes it easier for the user to see what times he or she is selecting, since it can be difficult to tell from the brush itself. </w:t>
        </w:r>
      </w:ins>
      <w:bookmarkStart w:id="12" w:name="_GoBack"/>
      <w:bookmarkEnd w:id="12"/>
      <w:r w:rsidR="00351122" w:rsidRPr="00086776">
        <w:rPr>
          <w:rFonts w:ascii="Calibri" w:hAnsi="Calibri"/>
          <w:color w:val="000000"/>
          <w:sz w:val="28"/>
          <w:szCs w:val="28"/>
        </w:rPr>
        <w:t>The gradient would be a single color where the saturation of the color would be on a scale from white to fully saturated, corresponding to the fullness of the station’s supply of bikes.</w:t>
      </w:r>
      <w:r w:rsidR="00BD2B0A" w:rsidRPr="00086776">
        <w:rPr>
          <w:rFonts w:ascii="Calibri" w:hAnsi="Calibri"/>
          <w:color w:val="000000"/>
          <w:sz w:val="28"/>
          <w:szCs w:val="28"/>
        </w:rPr>
        <w:t xml:space="preserve"> </w:t>
      </w:r>
      <w:commentRangeStart w:id="13"/>
      <w:r w:rsidR="000363E7" w:rsidRPr="00086776">
        <w:rPr>
          <w:rFonts w:ascii="Calibri" w:hAnsi="Calibri"/>
          <w:color w:val="000000"/>
          <w:sz w:val="28"/>
          <w:szCs w:val="28"/>
        </w:rPr>
        <w:t>We also decided to encode the stations by size according to their bike capacity, which would be constant over time</w:t>
      </w:r>
      <w:commentRangeEnd w:id="13"/>
      <w:r w:rsidR="006E76C6">
        <w:rPr>
          <w:rStyle w:val="CommentReference"/>
        </w:rPr>
        <w:commentReference w:id="13"/>
      </w:r>
      <w:r w:rsidR="000363E7" w:rsidRPr="00086776">
        <w:rPr>
          <w:rFonts w:ascii="Calibri" w:hAnsi="Calibri"/>
          <w:color w:val="000000"/>
          <w:sz w:val="28"/>
          <w:szCs w:val="28"/>
        </w:rPr>
        <w:t>.</w:t>
      </w:r>
      <w:r w:rsidR="00CA0C26" w:rsidRPr="00086776">
        <w:rPr>
          <w:rFonts w:ascii="Calibri" w:hAnsi="Calibri"/>
          <w:color w:val="000000"/>
          <w:sz w:val="28"/>
          <w:szCs w:val="28"/>
        </w:rPr>
        <w:t xml:space="preserve"> As a result, the user would be able to get a complete picture of which stations are full and the number of bikes that are generally available at each statio</w:t>
      </w:r>
      <w:r w:rsidR="00C30454" w:rsidRPr="00086776">
        <w:rPr>
          <w:rFonts w:ascii="Calibri" w:hAnsi="Calibri"/>
          <w:color w:val="000000"/>
          <w:sz w:val="28"/>
          <w:szCs w:val="28"/>
        </w:rPr>
        <w:t xml:space="preserve">n, and also whether larger stations are fuller than smaller ones and vice versa. This insight would also prove valuable for </w:t>
      </w:r>
      <w:proofErr w:type="spellStart"/>
      <w:r w:rsidR="00C30454" w:rsidRPr="00086776">
        <w:rPr>
          <w:rFonts w:ascii="Calibri" w:hAnsi="Calibri"/>
          <w:color w:val="000000"/>
          <w:sz w:val="28"/>
          <w:szCs w:val="28"/>
        </w:rPr>
        <w:t>Hubway</w:t>
      </w:r>
      <w:proofErr w:type="spellEnd"/>
      <w:r w:rsidR="00C30454" w:rsidRPr="00086776">
        <w:rPr>
          <w:rFonts w:ascii="Calibri" w:hAnsi="Calibri"/>
          <w:color w:val="000000"/>
          <w:sz w:val="28"/>
          <w:szCs w:val="28"/>
        </w:rPr>
        <w:t xml:space="preserve"> because they would be able to see which stations need more bikes and which could have fewer bikes. For example, it would also allow users to optimize the time that they go to stations if there are repeat users (registered) and find that they often do not find bikes at a certain station.</w:t>
      </w:r>
    </w:p>
    <w:p w14:paraId="600C0F12" w14:textId="77777777" w:rsidR="00D57593" w:rsidRPr="00086776" w:rsidRDefault="00D57593" w:rsidP="00086776">
      <w:pPr>
        <w:shd w:val="clear" w:color="auto" w:fill="FFFFFF"/>
        <w:spacing w:line="360" w:lineRule="atLeast"/>
        <w:jc w:val="both"/>
        <w:rPr>
          <w:rFonts w:ascii="Helvetica" w:hAnsi="Helvetica"/>
          <w:color w:val="000000"/>
          <w:sz w:val="28"/>
          <w:szCs w:val="28"/>
        </w:rPr>
      </w:pPr>
    </w:p>
    <w:p w14:paraId="28D48200" w14:textId="47A5937E" w:rsidR="00303922" w:rsidRPr="00086776" w:rsidRDefault="00303922" w:rsidP="00086776">
      <w:pPr>
        <w:pStyle w:val="BlockHeadings"/>
        <w:jc w:val="both"/>
        <w:rPr>
          <w:rFonts w:asciiTheme="majorHAnsi" w:hAnsiTheme="majorHAnsi" w:cs="Arial"/>
          <w:bCs/>
          <w:color w:val="000000"/>
          <w:szCs w:val="28"/>
          <w:shd w:val="clear" w:color="auto" w:fill="FFFFFF"/>
        </w:rPr>
      </w:pPr>
      <w:bookmarkStart w:id="14" w:name="_Toc290918615"/>
      <w:r w:rsidRPr="00086776">
        <w:rPr>
          <w:rFonts w:asciiTheme="majorHAnsi" w:hAnsiTheme="majorHAnsi" w:cs="Arial"/>
          <w:bCs/>
          <w:color w:val="000000"/>
          <w:szCs w:val="28"/>
          <w:shd w:val="clear" w:color="auto" w:fill="FFFFFF"/>
        </w:rPr>
        <w:t>IMPLEMENTATION</w:t>
      </w:r>
      <w:bookmarkEnd w:id="14"/>
    </w:p>
    <w:p w14:paraId="39B32663" w14:textId="77777777" w:rsidR="00303922" w:rsidRPr="00086776" w:rsidRDefault="00303922" w:rsidP="00086776">
      <w:pPr>
        <w:shd w:val="clear" w:color="auto" w:fill="FFFFFF"/>
        <w:spacing w:line="360" w:lineRule="atLeast"/>
        <w:jc w:val="both"/>
        <w:rPr>
          <w:rFonts w:ascii="Helvetica" w:hAnsi="Helvetica"/>
          <w:color w:val="000000"/>
          <w:sz w:val="28"/>
          <w:szCs w:val="28"/>
        </w:rPr>
      </w:pPr>
    </w:p>
    <w:p w14:paraId="61DFDE5A" w14:textId="565249C0" w:rsidR="00F67F63" w:rsidRPr="00086776" w:rsidRDefault="000107AB" w:rsidP="00086776">
      <w:pPr>
        <w:shd w:val="clear" w:color="auto" w:fill="FFFFFF"/>
        <w:spacing w:line="360" w:lineRule="atLeast"/>
        <w:ind w:left="720"/>
        <w:jc w:val="both"/>
        <w:rPr>
          <w:rFonts w:ascii="Helvetica" w:hAnsi="Helvetica"/>
          <w:color w:val="000000"/>
          <w:sz w:val="28"/>
          <w:szCs w:val="28"/>
        </w:rPr>
      </w:pPr>
      <w:r w:rsidRPr="00086776">
        <w:rPr>
          <w:rFonts w:ascii="Helvetica" w:hAnsi="Helvetica"/>
          <w:noProof/>
          <w:color w:val="000000"/>
          <w:sz w:val="28"/>
          <w:szCs w:val="28"/>
        </w:rPr>
        <w:drawing>
          <wp:inline distT="0" distB="0" distL="0" distR="0" wp14:anchorId="5BA8A2AB" wp14:editId="59ADC1AB">
            <wp:extent cx="5026794" cy="3767844"/>
            <wp:effectExtent l="0" t="0" r="2540" b="0"/>
            <wp:docPr id="1" name="Picture 1" descr="Macintosh HD:private:var:folders:x0:z0zp4v_d18157hh9p9wv5krr0000gn:T:com.apple.iChat:Messages:Transfers:IMG_76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x0:z0zp4v_d18157hh9p9wv5krr0000gn:T:com.apple.iChat:Messages:Transfers:IMG_765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7160" cy="3768119"/>
                    </a:xfrm>
                    <a:prstGeom prst="rect">
                      <a:avLst/>
                    </a:prstGeom>
                    <a:noFill/>
                    <a:ln>
                      <a:noFill/>
                    </a:ln>
                  </pic:spPr>
                </pic:pic>
              </a:graphicData>
            </a:graphic>
          </wp:inline>
        </w:drawing>
      </w:r>
    </w:p>
    <w:p w14:paraId="79EBABF0" w14:textId="0ACF8390" w:rsidR="000107AB" w:rsidRPr="00086776" w:rsidRDefault="000107AB" w:rsidP="00086776">
      <w:pPr>
        <w:shd w:val="clear" w:color="auto" w:fill="FFFFFF"/>
        <w:spacing w:line="360" w:lineRule="atLeast"/>
        <w:ind w:left="720"/>
        <w:jc w:val="both"/>
        <w:rPr>
          <w:rFonts w:ascii="Calibri" w:hAnsi="Calibri"/>
          <w:color w:val="000000"/>
          <w:sz w:val="28"/>
          <w:szCs w:val="28"/>
        </w:rPr>
      </w:pPr>
      <w:r w:rsidRPr="00086776">
        <w:rPr>
          <w:rFonts w:ascii="Calibri" w:hAnsi="Calibri"/>
          <w:color w:val="000000"/>
          <w:sz w:val="28"/>
          <w:szCs w:val="28"/>
        </w:rPr>
        <w:t>Figure 1: Sketch of final design plan</w:t>
      </w:r>
    </w:p>
    <w:p w14:paraId="72EB4E3D" w14:textId="17218AE3" w:rsidR="009D4B78" w:rsidRPr="00086776" w:rsidRDefault="000107AB"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The main visualization is the map of the Boston area. </w:t>
      </w:r>
      <w:r w:rsidR="003E18CA" w:rsidRPr="00086776">
        <w:rPr>
          <w:rFonts w:ascii="Calibri" w:hAnsi="Calibri"/>
          <w:color w:val="000000"/>
          <w:sz w:val="28"/>
          <w:szCs w:val="28"/>
        </w:rPr>
        <w:t xml:space="preserve">This map will contain the locations of each </w:t>
      </w:r>
      <w:proofErr w:type="spellStart"/>
      <w:r w:rsidR="003E18CA" w:rsidRPr="00086776">
        <w:rPr>
          <w:rFonts w:ascii="Calibri" w:hAnsi="Calibri"/>
          <w:color w:val="000000"/>
          <w:sz w:val="28"/>
          <w:szCs w:val="28"/>
        </w:rPr>
        <w:t>Hubway</w:t>
      </w:r>
      <w:proofErr w:type="spellEnd"/>
      <w:r w:rsidR="003E18CA" w:rsidRPr="00086776">
        <w:rPr>
          <w:rFonts w:ascii="Calibri" w:hAnsi="Calibri"/>
          <w:color w:val="000000"/>
          <w:sz w:val="28"/>
          <w:szCs w:val="28"/>
        </w:rPr>
        <w:t xml:space="preserve"> station with the SVG element of each station being encoded by size and color. The size of each station’s SVG will be proportional to its absolute capacity for bikes, so this will be a static </w:t>
      </w:r>
      <w:r w:rsidR="0055224F" w:rsidRPr="00086776">
        <w:rPr>
          <w:rFonts w:ascii="Calibri" w:hAnsi="Calibri"/>
          <w:color w:val="000000"/>
          <w:sz w:val="28"/>
          <w:szCs w:val="28"/>
        </w:rPr>
        <w:t xml:space="preserve">encoding even as the data filtering changes. The color saturation </w:t>
      </w:r>
      <w:r w:rsidR="00703FF4" w:rsidRPr="00086776">
        <w:rPr>
          <w:rFonts w:ascii="Calibri" w:hAnsi="Calibri"/>
          <w:color w:val="000000"/>
          <w:sz w:val="28"/>
          <w:szCs w:val="28"/>
        </w:rPr>
        <w:t xml:space="preserve">of each station’s SVG element will be proportional to the percent fullness of the bikes in relation to their absolute capacity. In other words, a station who has all their bikes available, (100% full), would have a fully saturated hue of </w:t>
      </w:r>
      <w:del w:id="15" w:author="Samantha Udolf" w:date="2015-05-03T18:29:00Z">
        <w:r w:rsidR="00703FF4" w:rsidRPr="00086776" w:rsidDel="006E76C6">
          <w:rPr>
            <w:rFonts w:ascii="Calibri" w:hAnsi="Calibri"/>
            <w:color w:val="000000"/>
            <w:sz w:val="28"/>
            <w:szCs w:val="28"/>
          </w:rPr>
          <w:delText>green</w:delText>
        </w:r>
      </w:del>
      <w:ins w:id="16" w:author="Samantha Udolf" w:date="2015-05-03T18:29:00Z">
        <w:r w:rsidR="006E76C6">
          <w:rPr>
            <w:rFonts w:ascii="Calibri" w:hAnsi="Calibri"/>
            <w:color w:val="000000"/>
            <w:sz w:val="28"/>
            <w:szCs w:val="28"/>
          </w:rPr>
          <w:t>red</w:t>
        </w:r>
      </w:ins>
      <w:r w:rsidR="00703FF4" w:rsidRPr="00086776">
        <w:rPr>
          <w:rFonts w:ascii="Calibri" w:hAnsi="Calibri"/>
          <w:color w:val="000000"/>
          <w:sz w:val="28"/>
          <w:szCs w:val="28"/>
        </w:rPr>
        <w:t>, and a station with none of their bikes available (0% full), would be not saturated, or white.</w:t>
      </w:r>
      <w:r w:rsidR="004075C2" w:rsidRPr="00086776">
        <w:rPr>
          <w:rFonts w:ascii="Calibri" w:hAnsi="Calibri"/>
          <w:color w:val="000000"/>
          <w:sz w:val="28"/>
          <w:szCs w:val="28"/>
        </w:rPr>
        <w:t xml:space="preserve"> The next layer of </w:t>
      </w:r>
      <w:r w:rsidR="00B173AF" w:rsidRPr="00086776">
        <w:rPr>
          <w:rFonts w:ascii="Calibri" w:hAnsi="Calibri"/>
          <w:color w:val="000000"/>
          <w:sz w:val="28"/>
          <w:szCs w:val="28"/>
        </w:rPr>
        <w:t xml:space="preserve">filtering includes the sidebar on the left. </w:t>
      </w:r>
      <w:r w:rsidR="009D4B78" w:rsidRPr="00086776">
        <w:rPr>
          <w:rFonts w:ascii="Calibri" w:hAnsi="Calibri"/>
          <w:color w:val="000000"/>
          <w:sz w:val="28"/>
          <w:szCs w:val="28"/>
        </w:rPr>
        <w:t xml:space="preserve">First, we have </w:t>
      </w:r>
      <w:r w:rsidR="00B173AF" w:rsidRPr="00086776">
        <w:rPr>
          <w:rFonts w:ascii="Calibri" w:hAnsi="Calibri"/>
          <w:color w:val="000000"/>
          <w:sz w:val="28"/>
          <w:szCs w:val="28"/>
        </w:rPr>
        <w:t>radio buttons</w:t>
      </w:r>
      <w:r w:rsidR="009D4B78" w:rsidRPr="00086776">
        <w:rPr>
          <w:rFonts w:ascii="Calibri" w:hAnsi="Calibri"/>
          <w:color w:val="000000"/>
          <w:sz w:val="28"/>
          <w:szCs w:val="28"/>
        </w:rPr>
        <w:t xml:space="preserve"> controlling weekday or weekend. Below is a map that shows the average number of trips take</w:t>
      </w:r>
      <w:r w:rsidR="00345455" w:rsidRPr="00086776">
        <w:rPr>
          <w:rFonts w:ascii="Calibri" w:hAnsi="Calibri"/>
          <w:color w:val="000000"/>
          <w:sz w:val="28"/>
          <w:szCs w:val="28"/>
        </w:rPr>
        <w:t>n</w:t>
      </w:r>
      <w:r w:rsidR="009D4B78" w:rsidRPr="00086776">
        <w:rPr>
          <w:rFonts w:ascii="Calibri" w:hAnsi="Calibri"/>
          <w:color w:val="000000"/>
          <w:sz w:val="28"/>
          <w:szCs w:val="28"/>
        </w:rPr>
        <w:t xml:space="preserve"> over the period of a day. Next are pie charts that show the demographics of the users, which include whether they </w:t>
      </w:r>
      <w:r w:rsidR="00932787" w:rsidRPr="00086776">
        <w:rPr>
          <w:rFonts w:ascii="Calibri" w:hAnsi="Calibri"/>
          <w:color w:val="000000"/>
          <w:sz w:val="28"/>
          <w:szCs w:val="28"/>
        </w:rPr>
        <w:t>are a casual or registered user, and if they are a registered user, their gender.</w:t>
      </w:r>
      <w:r w:rsidR="004A6742" w:rsidRPr="00086776">
        <w:rPr>
          <w:rFonts w:ascii="Calibri" w:hAnsi="Calibri"/>
          <w:color w:val="000000"/>
          <w:sz w:val="28"/>
          <w:szCs w:val="28"/>
        </w:rPr>
        <w:t xml:space="preserve"> Finally, there will be a bar chart displaying the age ranges of the </w:t>
      </w:r>
      <w:r w:rsidR="008E43E1" w:rsidRPr="00086776">
        <w:rPr>
          <w:rFonts w:ascii="Calibri" w:hAnsi="Calibri"/>
          <w:color w:val="000000"/>
          <w:sz w:val="28"/>
          <w:szCs w:val="28"/>
        </w:rPr>
        <w:t xml:space="preserve">registered </w:t>
      </w:r>
      <w:r w:rsidR="004A6742" w:rsidRPr="00086776">
        <w:rPr>
          <w:rFonts w:ascii="Calibri" w:hAnsi="Calibri"/>
          <w:color w:val="000000"/>
          <w:sz w:val="28"/>
          <w:szCs w:val="28"/>
        </w:rPr>
        <w:t>users</w:t>
      </w:r>
      <w:r w:rsidR="008E43E1" w:rsidRPr="00086776">
        <w:rPr>
          <w:rFonts w:ascii="Calibri" w:hAnsi="Calibri"/>
          <w:color w:val="000000"/>
          <w:sz w:val="28"/>
          <w:szCs w:val="28"/>
        </w:rPr>
        <w:t>.</w:t>
      </w:r>
    </w:p>
    <w:p w14:paraId="630AF287" w14:textId="77777777" w:rsidR="00177C89" w:rsidRPr="00086776" w:rsidRDefault="00177C89" w:rsidP="00086776">
      <w:pPr>
        <w:shd w:val="clear" w:color="auto" w:fill="FFFFFF"/>
        <w:spacing w:line="360" w:lineRule="atLeast"/>
        <w:jc w:val="both"/>
        <w:rPr>
          <w:rFonts w:ascii="Calibri" w:hAnsi="Calibri"/>
          <w:color w:val="000000"/>
          <w:sz w:val="28"/>
          <w:szCs w:val="28"/>
        </w:rPr>
      </w:pPr>
    </w:p>
    <w:p w14:paraId="77574E94" w14:textId="77777777" w:rsidR="0074357A" w:rsidRPr="00086776" w:rsidRDefault="00177C89"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The</w:t>
      </w:r>
      <w:r w:rsidR="00B173AF" w:rsidRPr="00086776">
        <w:rPr>
          <w:rFonts w:ascii="Calibri" w:hAnsi="Calibri"/>
          <w:color w:val="000000"/>
          <w:sz w:val="28"/>
          <w:szCs w:val="28"/>
        </w:rPr>
        <w:t xml:space="preserve"> weekday and weekend</w:t>
      </w:r>
      <w:r w:rsidRPr="00086776">
        <w:rPr>
          <w:rFonts w:ascii="Calibri" w:hAnsi="Calibri"/>
          <w:color w:val="000000"/>
          <w:sz w:val="28"/>
          <w:szCs w:val="28"/>
        </w:rPr>
        <w:t xml:space="preserve"> radio buttons</w:t>
      </w:r>
      <w:r w:rsidR="00B173AF" w:rsidRPr="00086776">
        <w:rPr>
          <w:rFonts w:ascii="Calibri" w:hAnsi="Calibri"/>
          <w:color w:val="000000"/>
          <w:sz w:val="28"/>
          <w:szCs w:val="28"/>
        </w:rPr>
        <w:t xml:space="preserve"> filter the data so that the map updates to show how full a station is on either a weekday or weekend or both, and the same idea for the line graph that display the </w:t>
      </w:r>
      <w:r w:rsidR="00B24959" w:rsidRPr="00086776">
        <w:rPr>
          <w:rFonts w:ascii="Calibri" w:hAnsi="Calibri"/>
          <w:color w:val="000000"/>
          <w:sz w:val="28"/>
          <w:szCs w:val="28"/>
        </w:rPr>
        <w:t xml:space="preserve">average </w:t>
      </w:r>
      <w:r w:rsidR="00B173AF" w:rsidRPr="00086776">
        <w:rPr>
          <w:rFonts w:ascii="Calibri" w:hAnsi="Calibri"/>
          <w:color w:val="000000"/>
          <w:sz w:val="28"/>
          <w:szCs w:val="28"/>
        </w:rPr>
        <w:t>numbers of trips over</w:t>
      </w:r>
      <w:r w:rsidRPr="00086776">
        <w:rPr>
          <w:rFonts w:ascii="Calibri" w:hAnsi="Calibri"/>
          <w:color w:val="000000"/>
          <w:sz w:val="28"/>
          <w:szCs w:val="28"/>
        </w:rPr>
        <w:t xml:space="preserve"> either weekdays or weekends, the pie charts for demographics, and the age bar chart.</w:t>
      </w:r>
      <w:r w:rsidR="00663211" w:rsidRPr="00086776">
        <w:rPr>
          <w:rFonts w:ascii="Calibri" w:hAnsi="Calibri"/>
          <w:color w:val="000000"/>
          <w:sz w:val="28"/>
          <w:szCs w:val="28"/>
        </w:rPr>
        <w:t xml:space="preserve"> </w:t>
      </w:r>
    </w:p>
    <w:p w14:paraId="09569804" w14:textId="77777777" w:rsidR="0074357A" w:rsidRPr="00086776" w:rsidRDefault="0074357A" w:rsidP="00086776">
      <w:pPr>
        <w:shd w:val="clear" w:color="auto" w:fill="FFFFFF"/>
        <w:spacing w:line="360" w:lineRule="atLeast"/>
        <w:jc w:val="both"/>
        <w:rPr>
          <w:rFonts w:ascii="Calibri" w:hAnsi="Calibri"/>
          <w:color w:val="000000"/>
          <w:sz w:val="28"/>
          <w:szCs w:val="28"/>
        </w:rPr>
      </w:pPr>
    </w:p>
    <w:p w14:paraId="613008D3" w14:textId="6B6E80F8" w:rsidR="000107AB" w:rsidRPr="00086776" w:rsidRDefault="00663211"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The line graph SVG element displays </w:t>
      </w:r>
      <w:r w:rsidR="00EB5B18" w:rsidRPr="00086776">
        <w:rPr>
          <w:rFonts w:ascii="Calibri" w:hAnsi="Calibri"/>
          <w:color w:val="000000"/>
          <w:sz w:val="28"/>
          <w:szCs w:val="28"/>
        </w:rPr>
        <w:t>the number of trips over the course of a day. The data that is displayed here is contingent on whether weekend or weekday is checked and then it will display the average number of trips over the span of a day. On this element, you can brush over a certain time range to change the map visualization’s fullness at each station, the user demographic pie charts, and the age bar chart.</w:t>
      </w:r>
      <w:r w:rsidR="0074357A" w:rsidRPr="00086776">
        <w:rPr>
          <w:rFonts w:ascii="Calibri" w:hAnsi="Calibri"/>
          <w:color w:val="000000"/>
          <w:sz w:val="28"/>
          <w:szCs w:val="28"/>
        </w:rPr>
        <w:t xml:space="preserve"> </w:t>
      </w:r>
    </w:p>
    <w:p w14:paraId="5A1296E9" w14:textId="77777777" w:rsidR="0074357A" w:rsidRDefault="0074357A" w:rsidP="00086776">
      <w:pPr>
        <w:shd w:val="clear" w:color="auto" w:fill="FFFFFF"/>
        <w:spacing w:line="360" w:lineRule="atLeast"/>
        <w:jc w:val="both"/>
        <w:rPr>
          <w:rFonts w:ascii="Calibri" w:hAnsi="Calibri"/>
          <w:color w:val="000000"/>
          <w:sz w:val="28"/>
          <w:szCs w:val="28"/>
        </w:rPr>
      </w:pPr>
    </w:p>
    <w:p w14:paraId="6622908F" w14:textId="34DAD831" w:rsidR="001F0352" w:rsidRDefault="001F0352" w:rsidP="00086776">
      <w:pPr>
        <w:shd w:val="clear" w:color="auto" w:fill="FFFFFF"/>
        <w:spacing w:line="360" w:lineRule="atLeast"/>
        <w:jc w:val="both"/>
        <w:rPr>
          <w:rFonts w:ascii="Calibri" w:hAnsi="Calibri"/>
          <w:color w:val="000000"/>
          <w:sz w:val="28"/>
          <w:szCs w:val="28"/>
        </w:rPr>
      </w:pPr>
      <w:r>
        <w:rPr>
          <w:rFonts w:ascii="Calibri" w:hAnsi="Calibri"/>
          <w:noProof/>
          <w:color w:val="000000"/>
          <w:sz w:val="28"/>
          <w:szCs w:val="28"/>
        </w:rPr>
        <w:drawing>
          <wp:inline distT="0" distB="0" distL="0" distR="0" wp14:anchorId="4AA4969C" wp14:editId="58A3260B">
            <wp:extent cx="4572000" cy="1974273"/>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7 at 7.49.02 PM.png"/>
                    <pic:cNvPicPr/>
                  </pic:nvPicPr>
                  <pic:blipFill>
                    <a:blip r:embed="rId12">
                      <a:extLst>
                        <a:ext uri="{28A0092B-C50C-407E-A947-70E740481C1C}">
                          <a14:useLocalDpi xmlns:a14="http://schemas.microsoft.com/office/drawing/2010/main" val="0"/>
                        </a:ext>
                      </a:extLst>
                    </a:blip>
                    <a:stretch>
                      <a:fillRect/>
                    </a:stretch>
                  </pic:blipFill>
                  <pic:spPr>
                    <a:xfrm>
                      <a:off x="0" y="0"/>
                      <a:ext cx="4572000" cy="1974273"/>
                    </a:xfrm>
                    <a:prstGeom prst="rect">
                      <a:avLst/>
                    </a:prstGeom>
                  </pic:spPr>
                </pic:pic>
              </a:graphicData>
            </a:graphic>
          </wp:inline>
        </w:drawing>
      </w:r>
    </w:p>
    <w:p w14:paraId="7D66A706" w14:textId="77777777" w:rsidR="001F0352" w:rsidRPr="00086776" w:rsidRDefault="001F0352" w:rsidP="00086776">
      <w:pPr>
        <w:shd w:val="clear" w:color="auto" w:fill="FFFFFF"/>
        <w:spacing w:line="360" w:lineRule="atLeast"/>
        <w:jc w:val="both"/>
        <w:rPr>
          <w:rFonts w:ascii="Calibri" w:hAnsi="Calibri"/>
          <w:color w:val="000000"/>
          <w:sz w:val="28"/>
          <w:szCs w:val="28"/>
        </w:rPr>
      </w:pPr>
    </w:p>
    <w:p w14:paraId="16345119" w14:textId="1878C9C9" w:rsidR="0074357A" w:rsidRPr="00086776" w:rsidRDefault="0074357A"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The </w:t>
      </w:r>
      <w:r w:rsidR="00C21EBD" w:rsidRPr="00086776">
        <w:rPr>
          <w:rFonts w:ascii="Calibri" w:hAnsi="Calibri"/>
          <w:color w:val="000000"/>
          <w:sz w:val="28"/>
          <w:szCs w:val="28"/>
        </w:rPr>
        <w:t>demographic pie charts</w:t>
      </w:r>
      <w:r w:rsidR="005D30C3" w:rsidRPr="00086776">
        <w:rPr>
          <w:rFonts w:ascii="Calibri" w:hAnsi="Calibri"/>
          <w:color w:val="000000"/>
          <w:sz w:val="28"/>
          <w:szCs w:val="28"/>
        </w:rPr>
        <w:t xml:space="preserve"> update </w:t>
      </w:r>
      <w:r w:rsidR="00AB4484" w:rsidRPr="00086776">
        <w:rPr>
          <w:rFonts w:ascii="Calibri" w:hAnsi="Calibri"/>
          <w:color w:val="000000"/>
          <w:sz w:val="28"/>
          <w:szCs w:val="28"/>
        </w:rPr>
        <w:t xml:space="preserve">gender and user breakdown </w:t>
      </w:r>
      <w:r w:rsidR="005D30C3" w:rsidRPr="00086776">
        <w:rPr>
          <w:rFonts w:ascii="Calibri" w:hAnsi="Calibri"/>
          <w:color w:val="000000"/>
          <w:sz w:val="28"/>
          <w:szCs w:val="28"/>
        </w:rPr>
        <w:t>dynamically based on whether the weekday/weekend button is clicked</w:t>
      </w:r>
      <w:ins w:id="17" w:author="Samantha Udolf" w:date="2015-05-03T18:31:00Z">
        <w:r w:rsidR="006E76C6">
          <w:rPr>
            <w:rFonts w:ascii="Calibri" w:hAnsi="Calibri"/>
            <w:color w:val="000000"/>
            <w:sz w:val="28"/>
            <w:szCs w:val="28"/>
          </w:rPr>
          <w:t xml:space="preserve">, </w:t>
        </w:r>
      </w:ins>
      <w:del w:id="18" w:author="Samantha Udolf" w:date="2015-05-03T18:31:00Z">
        <w:r w:rsidR="005D30C3" w:rsidRPr="00086776" w:rsidDel="006E76C6">
          <w:rPr>
            <w:rFonts w:ascii="Calibri" w:hAnsi="Calibri"/>
            <w:color w:val="000000"/>
            <w:sz w:val="28"/>
            <w:szCs w:val="28"/>
          </w:rPr>
          <w:delText xml:space="preserve"> and </w:delText>
        </w:r>
      </w:del>
      <w:r w:rsidR="005D30C3" w:rsidRPr="00086776">
        <w:rPr>
          <w:rFonts w:ascii="Calibri" w:hAnsi="Calibri"/>
          <w:color w:val="000000"/>
          <w:sz w:val="28"/>
          <w:szCs w:val="28"/>
        </w:rPr>
        <w:t>the brush of the time of day element</w:t>
      </w:r>
      <w:ins w:id="19" w:author="Samantha Udolf" w:date="2015-05-03T18:32:00Z">
        <w:r w:rsidR="006E76C6">
          <w:rPr>
            <w:rFonts w:ascii="Calibri" w:hAnsi="Calibri"/>
            <w:color w:val="000000"/>
            <w:sz w:val="28"/>
            <w:szCs w:val="28"/>
          </w:rPr>
          <w:t>, and what station is selected</w:t>
        </w:r>
      </w:ins>
      <w:r w:rsidR="005D30C3" w:rsidRPr="00086776">
        <w:rPr>
          <w:rFonts w:ascii="Calibri" w:hAnsi="Calibri"/>
          <w:color w:val="000000"/>
          <w:sz w:val="28"/>
          <w:szCs w:val="28"/>
        </w:rPr>
        <w:t>.</w:t>
      </w:r>
    </w:p>
    <w:p w14:paraId="44B13521" w14:textId="77777777" w:rsidR="00AB4484" w:rsidRPr="00086776" w:rsidRDefault="00AB4484" w:rsidP="00086776">
      <w:pPr>
        <w:shd w:val="clear" w:color="auto" w:fill="FFFFFF"/>
        <w:spacing w:line="360" w:lineRule="atLeast"/>
        <w:jc w:val="both"/>
        <w:rPr>
          <w:rFonts w:ascii="Calibri" w:hAnsi="Calibri"/>
          <w:color w:val="000000"/>
          <w:sz w:val="28"/>
          <w:szCs w:val="28"/>
        </w:rPr>
      </w:pPr>
    </w:p>
    <w:p w14:paraId="247913C4" w14:textId="3D9723E0" w:rsidR="000C5412" w:rsidRPr="00086776" w:rsidRDefault="00AB4484"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The </w:t>
      </w:r>
      <w:r w:rsidR="000C5412" w:rsidRPr="00086776">
        <w:rPr>
          <w:rFonts w:ascii="Calibri" w:hAnsi="Calibri"/>
          <w:color w:val="000000"/>
          <w:sz w:val="28"/>
          <w:szCs w:val="28"/>
        </w:rPr>
        <w:t>age bar charts also update dynamically based on whether the weekday/weekend button is clicked</w:t>
      </w:r>
      <w:ins w:id="20" w:author="Samantha Udolf" w:date="2015-05-03T18:31:00Z">
        <w:r w:rsidR="006E76C6">
          <w:rPr>
            <w:rFonts w:ascii="Calibri" w:hAnsi="Calibri"/>
            <w:color w:val="000000"/>
            <w:sz w:val="28"/>
            <w:szCs w:val="28"/>
          </w:rPr>
          <w:t xml:space="preserve">, </w:t>
        </w:r>
      </w:ins>
      <w:del w:id="21" w:author="Samantha Udolf" w:date="2015-05-03T18:31:00Z">
        <w:r w:rsidR="000C5412" w:rsidRPr="00086776" w:rsidDel="006E76C6">
          <w:rPr>
            <w:rFonts w:ascii="Calibri" w:hAnsi="Calibri"/>
            <w:color w:val="000000"/>
            <w:sz w:val="28"/>
            <w:szCs w:val="28"/>
          </w:rPr>
          <w:delText xml:space="preserve"> and </w:delText>
        </w:r>
      </w:del>
      <w:r w:rsidR="000C5412" w:rsidRPr="00086776">
        <w:rPr>
          <w:rFonts w:ascii="Calibri" w:hAnsi="Calibri"/>
          <w:color w:val="000000"/>
          <w:sz w:val="28"/>
          <w:szCs w:val="28"/>
        </w:rPr>
        <w:t>the brush of the time of day element</w:t>
      </w:r>
      <w:ins w:id="22" w:author="Samantha Udolf" w:date="2015-05-03T18:31:00Z">
        <w:r w:rsidR="006E76C6">
          <w:rPr>
            <w:rFonts w:ascii="Calibri" w:hAnsi="Calibri"/>
            <w:color w:val="000000"/>
            <w:sz w:val="28"/>
            <w:szCs w:val="28"/>
          </w:rPr>
          <w:t>, and what station is selected</w:t>
        </w:r>
      </w:ins>
      <w:r w:rsidR="000C5412" w:rsidRPr="00086776">
        <w:rPr>
          <w:rFonts w:ascii="Calibri" w:hAnsi="Calibri"/>
          <w:color w:val="000000"/>
          <w:sz w:val="28"/>
          <w:szCs w:val="28"/>
        </w:rPr>
        <w:t>.</w:t>
      </w:r>
    </w:p>
    <w:p w14:paraId="5D500376" w14:textId="6CCF3768" w:rsidR="00AB4484" w:rsidRPr="00086776" w:rsidRDefault="00AB4484" w:rsidP="00086776">
      <w:pPr>
        <w:shd w:val="clear" w:color="auto" w:fill="FFFFFF"/>
        <w:spacing w:line="360" w:lineRule="atLeast"/>
        <w:jc w:val="both"/>
        <w:rPr>
          <w:rFonts w:ascii="Calibri" w:hAnsi="Calibri"/>
          <w:color w:val="000000"/>
          <w:sz w:val="28"/>
          <w:szCs w:val="28"/>
        </w:rPr>
      </w:pPr>
    </w:p>
    <w:p w14:paraId="2D30012C" w14:textId="51A413D4" w:rsidR="00CE4162" w:rsidRPr="00086776" w:rsidRDefault="00D57593"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We were a</w:t>
      </w:r>
      <w:r w:rsidR="00CE4162" w:rsidRPr="00086776">
        <w:rPr>
          <w:rFonts w:ascii="Calibri" w:hAnsi="Calibri"/>
          <w:color w:val="000000"/>
          <w:sz w:val="28"/>
          <w:szCs w:val="28"/>
        </w:rPr>
        <w:t xml:space="preserve">ble to filter the data into buckets of time intervals containing data on each station, </w:t>
      </w:r>
      <w:r w:rsidRPr="00086776">
        <w:rPr>
          <w:rFonts w:ascii="Calibri" w:hAnsi="Calibri"/>
          <w:color w:val="000000"/>
          <w:sz w:val="28"/>
          <w:szCs w:val="28"/>
        </w:rPr>
        <w:t xml:space="preserve">and </w:t>
      </w:r>
      <w:del w:id="23" w:author="Samantha Udolf" w:date="2015-05-03T18:32:00Z">
        <w:r w:rsidRPr="00086776" w:rsidDel="006E76C6">
          <w:rPr>
            <w:rFonts w:ascii="Calibri" w:hAnsi="Calibri"/>
            <w:color w:val="000000"/>
            <w:sz w:val="28"/>
            <w:szCs w:val="28"/>
          </w:rPr>
          <w:delText xml:space="preserve">so the </w:delText>
        </w:r>
        <w:r w:rsidR="00CE4162" w:rsidRPr="00086776" w:rsidDel="006E76C6">
          <w:rPr>
            <w:rFonts w:ascii="Calibri" w:hAnsi="Calibri"/>
            <w:color w:val="000000"/>
            <w:sz w:val="28"/>
            <w:szCs w:val="28"/>
          </w:rPr>
          <w:delText>next step is to separate</w:delText>
        </w:r>
        <w:r w:rsidRPr="00086776" w:rsidDel="006E76C6">
          <w:rPr>
            <w:rFonts w:ascii="Calibri" w:hAnsi="Calibri"/>
            <w:color w:val="000000"/>
            <w:sz w:val="28"/>
            <w:szCs w:val="28"/>
          </w:rPr>
          <w:delText xml:space="preserve"> this</w:delText>
        </w:r>
      </w:del>
      <w:ins w:id="24" w:author="Samantha Udolf" w:date="2015-05-03T18:32:00Z">
        <w:r w:rsidR="006E76C6">
          <w:rPr>
            <w:rFonts w:ascii="Calibri" w:hAnsi="Calibri"/>
            <w:color w:val="000000"/>
            <w:sz w:val="28"/>
            <w:szCs w:val="28"/>
          </w:rPr>
          <w:t>further filter the data</w:t>
        </w:r>
      </w:ins>
      <w:r w:rsidR="00CE4162" w:rsidRPr="00086776">
        <w:rPr>
          <w:rFonts w:ascii="Calibri" w:hAnsi="Calibri"/>
          <w:color w:val="000000"/>
          <w:sz w:val="28"/>
          <w:szCs w:val="28"/>
        </w:rPr>
        <w:t xml:space="preserve"> </w:t>
      </w:r>
      <w:del w:id="25" w:author="Samantha Udolf" w:date="2015-05-03T18:32:00Z">
        <w:r w:rsidR="00CE4162" w:rsidRPr="00086776" w:rsidDel="006E76C6">
          <w:rPr>
            <w:rFonts w:ascii="Calibri" w:hAnsi="Calibri"/>
            <w:color w:val="000000"/>
            <w:sz w:val="28"/>
            <w:szCs w:val="28"/>
          </w:rPr>
          <w:delText>further</w:delText>
        </w:r>
        <w:r w:rsidRPr="00086776" w:rsidDel="006E76C6">
          <w:rPr>
            <w:rFonts w:ascii="Calibri" w:hAnsi="Calibri"/>
            <w:color w:val="000000"/>
            <w:sz w:val="28"/>
            <w:szCs w:val="28"/>
          </w:rPr>
          <w:delText xml:space="preserve"> </w:delText>
        </w:r>
      </w:del>
      <w:r w:rsidRPr="00086776">
        <w:rPr>
          <w:rFonts w:ascii="Calibri" w:hAnsi="Calibri"/>
          <w:color w:val="000000"/>
          <w:sz w:val="28"/>
          <w:szCs w:val="28"/>
        </w:rPr>
        <w:t>into buckets by station. We</w:t>
      </w:r>
      <w:ins w:id="26" w:author="Samantha Udolf" w:date="2015-05-03T18:32:00Z">
        <w:r w:rsidR="006E76C6">
          <w:rPr>
            <w:rFonts w:ascii="Calibri" w:hAnsi="Calibri"/>
            <w:color w:val="000000"/>
            <w:sz w:val="28"/>
            <w:szCs w:val="28"/>
          </w:rPr>
          <w:t xml:space="preserve"> </w:t>
        </w:r>
      </w:ins>
      <w:del w:id="27" w:author="Samantha Udolf" w:date="2015-05-03T18:32:00Z">
        <w:r w:rsidRPr="00086776" w:rsidDel="006E76C6">
          <w:rPr>
            <w:rFonts w:ascii="Calibri" w:hAnsi="Calibri"/>
            <w:color w:val="000000"/>
            <w:sz w:val="28"/>
            <w:szCs w:val="28"/>
          </w:rPr>
          <w:delText xml:space="preserve"> plan</w:delText>
        </w:r>
        <w:r w:rsidR="00CE4162" w:rsidRPr="00086776" w:rsidDel="006E76C6">
          <w:rPr>
            <w:rFonts w:ascii="Calibri" w:hAnsi="Calibri"/>
            <w:color w:val="000000"/>
            <w:sz w:val="28"/>
            <w:szCs w:val="28"/>
          </w:rPr>
          <w:delText xml:space="preserve"> to </w:delText>
        </w:r>
      </w:del>
      <w:r w:rsidR="00CE4162" w:rsidRPr="00086776">
        <w:rPr>
          <w:rFonts w:ascii="Calibri" w:hAnsi="Calibri"/>
          <w:color w:val="000000"/>
          <w:sz w:val="28"/>
          <w:szCs w:val="28"/>
        </w:rPr>
        <w:t>save</w:t>
      </w:r>
      <w:ins w:id="28" w:author="Samantha Udolf" w:date="2015-05-03T18:32:00Z">
        <w:r w:rsidR="006E76C6">
          <w:rPr>
            <w:rFonts w:ascii="Calibri" w:hAnsi="Calibri"/>
            <w:color w:val="000000"/>
            <w:sz w:val="28"/>
            <w:szCs w:val="28"/>
          </w:rPr>
          <w:t>d</w:t>
        </w:r>
      </w:ins>
      <w:r w:rsidR="00CE4162" w:rsidRPr="00086776">
        <w:rPr>
          <w:rFonts w:ascii="Calibri" w:hAnsi="Calibri"/>
          <w:color w:val="000000"/>
          <w:sz w:val="28"/>
          <w:szCs w:val="28"/>
        </w:rPr>
        <w:t xml:space="preserve"> this array as a </w:t>
      </w:r>
      <w:proofErr w:type="spellStart"/>
      <w:r w:rsidR="00CE4162" w:rsidRPr="00086776">
        <w:rPr>
          <w:rFonts w:ascii="Calibri" w:hAnsi="Calibri"/>
          <w:color w:val="000000"/>
          <w:sz w:val="28"/>
          <w:szCs w:val="28"/>
        </w:rPr>
        <w:t>json</w:t>
      </w:r>
      <w:proofErr w:type="spellEnd"/>
      <w:r w:rsidR="00CE4162" w:rsidRPr="00086776">
        <w:rPr>
          <w:rFonts w:ascii="Calibri" w:hAnsi="Calibri"/>
          <w:color w:val="000000"/>
          <w:sz w:val="28"/>
          <w:szCs w:val="28"/>
        </w:rPr>
        <w:t xml:space="preserve"> </w:t>
      </w:r>
      <w:r w:rsidRPr="00086776">
        <w:rPr>
          <w:rFonts w:ascii="Calibri" w:hAnsi="Calibri"/>
          <w:color w:val="000000"/>
          <w:sz w:val="28"/>
          <w:szCs w:val="28"/>
        </w:rPr>
        <w:t xml:space="preserve">file </w:t>
      </w:r>
      <w:r w:rsidR="00CE4162" w:rsidRPr="00086776">
        <w:rPr>
          <w:rFonts w:ascii="Calibri" w:hAnsi="Calibri"/>
          <w:color w:val="000000"/>
          <w:sz w:val="28"/>
          <w:szCs w:val="28"/>
        </w:rPr>
        <w:t xml:space="preserve">so it doesn’t slow down the visualization </w:t>
      </w:r>
      <w:r w:rsidRPr="00086776">
        <w:rPr>
          <w:rFonts w:ascii="Calibri" w:hAnsi="Calibri"/>
          <w:color w:val="000000"/>
          <w:sz w:val="28"/>
          <w:szCs w:val="28"/>
        </w:rPr>
        <w:t>up</w:t>
      </w:r>
      <w:r w:rsidR="00CE4162" w:rsidRPr="00086776">
        <w:rPr>
          <w:rFonts w:ascii="Calibri" w:hAnsi="Calibri"/>
          <w:color w:val="000000"/>
          <w:sz w:val="28"/>
          <w:szCs w:val="28"/>
        </w:rPr>
        <w:t>on loading the page</w:t>
      </w:r>
      <w:r w:rsidRPr="00086776">
        <w:rPr>
          <w:rFonts w:ascii="Calibri" w:hAnsi="Calibri"/>
          <w:color w:val="000000"/>
          <w:sz w:val="28"/>
          <w:szCs w:val="28"/>
        </w:rPr>
        <w:t xml:space="preserve"> by running this each time. </w:t>
      </w:r>
    </w:p>
    <w:p w14:paraId="7120EED0" w14:textId="77777777" w:rsidR="00D57593" w:rsidRPr="00086776" w:rsidRDefault="00D57593" w:rsidP="00086776">
      <w:pPr>
        <w:shd w:val="clear" w:color="auto" w:fill="FFFFFF"/>
        <w:spacing w:line="360" w:lineRule="atLeast"/>
        <w:jc w:val="both"/>
        <w:rPr>
          <w:rFonts w:ascii="Calibri" w:hAnsi="Calibri"/>
          <w:color w:val="000000"/>
          <w:sz w:val="28"/>
          <w:szCs w:val="28"/>
        </w:rPr>
      </w:pPr>
    </w:p>
    <w:p w14:paraId="7D64BA56" w14:textId="38AF291B" w:rsidR="004A6D36" w:rsidRPr="00086776" w:rsidRDefault="00D57593"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lastRenderedPageBreak/>
        <w:t>We were also able to c</w:t>
      </w:r>
      <w:r w:rsidR="004A6D36" w:rsidRPr="00086776">
        <w:rPr>
          <w:rFonts w:ascii="Calibri" w:hAnsi="Calibri"/>
          <w:color w:val="000000"/>
          <w:sz w:val="28"/>
          <w:szCs w:val="28"/>
        </w:rPr>
        <w:t>alculat</w:t>
      </w:r>
      <w:r w:rsidRPr="00086776">
        <w:rPr>
          <w:rFonts w:ascii="Calibri" w:hAnsi="Calibri"/>
          <w:color w:val="000000"/>
          <w:sz w:val="28"/>
          <w:szCs w:val="28"/>
        </w:rPr>
        <w:t>e the</w:t>
      </w:r>
      <w:r w:rsidR="004A6D36" w:rsidRPr="00086776">
        <w:rPr>
          <w:rFonts w:ascii="Calibri" w:hAnsi="Calibri"/>
          <w:color w:val="000000"/>
          <w:sz w:val="28"/>
          <w:szCs w:val="28"/>
        </w:rPr>
        <w:t xml:space="preserve"> percentages of genders and </w:t>
      </w:r>
      <w:r w:rsidRPr="00086776">
        <w:rPr>
          <w:rFonts w:ascii="Calibri" w:hAnsi="Calibri"/>
          <w:color w:val="000000"/>
          <w:sz w:val="28"/>
          <w:szCs w:val="28"/>
        </w:rPr>
        <w:t xml:space="preserve">types of users at each station and </w:t>
      </w:r>
      <w:r w:rsidR="004A6D36" w:rsidRPr="00086776">
        <w:rPr>
          <w:rFonts w:ascii="Calibri" w:hAnsi="Calibri"/>
          <w:color w:val="000000"/>
          <w:sz w:val="28"/>
          <w:szCs w:val="28"/>
        </w:rPr>
        <w:t>push</w:t>
      </w:r>
      <w:r w:rsidRPr="00086776">
        <w:rPr>
          <w:rFonts w:ascii="Calibri" w:hAnsi="Calibri"/>
          <w:color w:val="000000"/>
          <w:sz w:val="28"/>
          <w:szCs w:val="28"/>
        </w:rPr>
        <w:t xml:space="preserve"> those into array that count</w:t>
      </w:r>
      <w:r w:rsidR="00E56CA5">
        <w:rPr>
          <w:rFonts w:ascii="Calibri" w:hAnsi="Calibri"/>
          <w:color w:val="000000"/>
          <w:sz w:val="28"/>
          <w:szCs w:val="28"/>
        </w:rPr>
        <w:t>s</w:t>
      </w:r>
      <w:r w:rsidRPr="00086776">
        <w:rPr>
          <w:rFonts w:ascii="Calibri" w:hAnsi="Calibri"/>
          <w:color w:val="000000"/>
          <w:sz w:val="28"/>
          <w:szCs w:val="28"/>
        </w:rPr>
        <w:t xml:space="preserve"> them. </w:t>
      </w:r>
    </w:p>
    <w:p w14:paraId="3A33BA07" w14:textId="77777777" w:rsidR="008B6B79" w:rsidRPr="00086776" w:rsidRDefault="008B6B79" w:rsidP="00086776">
      <w:pPr>
        <w:shd w:val="clear" w:color="auto" w:fill="FFFFFF"/>
        <w:spacing w:line="360" w:lineRule="atLeast"/>
        <w:jc w:val="both"/>
        <w:rPr>
          <w:rFonts w:ascii="Calibri" w:hAnsi="Calibri"/>
          <w:color w:val="000000"/>
          <w:sz w:val="28"/>
          <w:szCs w:val="28"/>
        </w:rPr>
      </w:pPr>
    </w:p>
    <w:p w14:paraId="7DC4F5FE" w14:textId="01A88022" w:rsidR="00B0572C" w:rsidRPr="00086776" w:rsidRDefault="008B6B79"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Since we have been a</w:t>
      </w:r>
      <w:r w:rsidR="00B0572C" w:rsidRPr="00086776">
        <w:rPr>
          <w:rFonts w:ascii="Calibri" w:hAnsi="Calibri"/>
          <w:color w:val="000000"/>
          <w:sz w:val="28"/>
          <w:szCs w:val="28"/>
        </w:rPr>
        <w:t xml:space="preserve">ble to aggregate station trips over time, </w:t>
      </w:r>
      <w:r w:rsidRPr="00086776">
        <w:rPr>
          <w:rFonts w:ascii="Calibri" w:hAnsi="Calibri"/>
          <w:color w:val="000000"/>
          <w:sz w:val="28"/>
          <w:szCs w:val="28"/>
        </w:rPr>
        <w:t xml:space="preserve">we </w:t>
      </w:r>
      <w:del w:id="29" w:author="Samantha Udolf" w:date="2015-05-03T18:33:00Z">
        <w:r w:rsidRPr="00086776" w:rsidDel="006E76C6">
          <w:rPr>
            <w:rFonts w:ascii="Calibri" w:hAnsi="Calibri"/>
            <w:color w:val="000000"/>
            <w:sz w:val="28"/>
            <w:szCs w:val="28"/>
          </w:rPr>
          <w:delText xml:space="preserve">can then </w:delText>
        </w:r>
      </w:del>
      <w:r w:rsidRPr="00086776">
        <w:rPr>
          <w:rFonts w:ascii="Calibri" w:hAnsi="Calibri"/>
          <w:color w:val="000000"/>
          <w:sz w:val="28"/>
          <w:szCs w:val="28"/>
        </w:rPr>
        <w:t>use</w:t>
      </w:r>
      <w:ins w:id="30" w:author="Samantha Udolf" w:date="2015-05-03T18:33:00Z">
        <w:r w:rsidR="006E76C6">
          <w:rPr>
            <w:rFonts w:ascii="Calibri" w:hAnsi="Calibri"/>
            <w:color w:val="000000"/>
            <w:sz w:val="28"/>
            <w:szCs w:val="28"/>
          </w:rPr>
          <w:t>d</w:t>
        </w:r>
      </w:ins>
      <w:r w:rsidRPr="00086776">
        <w:rPr>
          <w:rFonts w:ascii="Calibri" w:hAnsi="Calibri"/>
          <w:color w:val="000000"/>
          <w:sz w:val="28"/>
          <w:szCs w:val="28"/>
        </w:rPr>
        <w:t xml:space="preserve"> this aggregated data to make the</w:t>
      </w:r>
      <w:r w:rsidR="00B0572C" w:rsidRPr="00086776">
        <w:rPr>
          <w:rFonts w:ascii="Calibri" w:hAnsi="Calibri"/>
          <w:color w:val="000000"/>
          <w:sz w:val="28"/>
          <w:szCs w:val="28"/>
        </w:rPr>
        <w:t xml:space="preserve"> line graph</w:t>
      </w:r>
      <w:r w:rsidRPr="00086776">
        <w:rPr>
          <w:rFonts w:ascii="Calibri" w:hAnsi="Calibri"/>
          <w:color w:val="000000"/>
          <w:sz w:val="28"/>
          <w:szCs w:val="28"/>
        </w:rPr>
        <w:t xml:space="preserve"> of trips over the span of a day.</w:t>
      </w:r>
      <w:r w:rsidR="00AF1285">
        <w:rPr>
          <w:rFonts w:ascii="Calibri" w:hAnsi="Calibri"/>
          <w:color w:val="000000"/>
          <w:sz w:val="28"/>
          <w:szCs w:val="28"/>
        </w:rPr>
        <w:t xml:space="preserve"> </w:t>
      </w:r>
    </w:p>
    <w:p w14:paraId="7C1C3C51" w14:textId="77777777" w:rsidR="008B6B79" w:rsidRPr="00086776" w:rsidDel="006E76C6" w:rsidRDefault="008B6B79" w:rsidP="00086776">
      <w:pPr>
        <w:shd w:val="clear" w:color="auto" w:fill="FFFFFF"/>
        <w:spacing w:line="360" w:lineRule="atLeast"/>
        <w:jc w:val="both"/>
        <w:rPr>
          <w:del w:id="31" w:author="Samantha Udolf" w:date="2015-05-03T18:33:00Z"/>
          <w:rFonts w:ascii="Calibri" w:hAnsi="Calibri"/>
          <w:color w:val="000000"/>
          <w:sz w:val="28"/>
          <w:szCs w:val="28"/>
        </w:rPr>
      </w:pPr>
    </w:p>
    <w:p w14:paraId="53E58062" w14:textId="4C9F1AEB" w:rsidR="00B70E0E" w:rsidDel="006E76C6" w:rsidRDefault="008B6B79" w:rsidP="00086776">
      <w:pPr>
        <w:shd w:val="clear" w:color="auto" w:fill="FFFFFF"/>
        <w:spacing w:line="360" w:lineRule="atLeast"/>
        <w:jc w:val="both"/>
        <w:rPr>
          <w:del w:id="32" w:author="Samantha Udolf" w:date="2015-05-03T18:33:00Z"/>
          <w:rFonts w:ascii="Calibri" w:hAnsi="Calibri"/>
          <w:color w:val="000000"/>
          <w:sz w:val="28"/>
          <w:szCs w:val="28"/>
        </w:rPr>
      </w:pPr>
      <w:del w:id="33" w:author="Samantha Udolf" w:date="2015-05-03T18:33:00Z">
        <w:r w:rsidRPr="00086776" w:rsidDel="006E76C6">
          <w:rPr>
            <w:rFonts w:ascii="Calibri" w:hAnsi="Calibri"/>
            <w:color w:val="000000"/>
            <w:sz w:val="28"/>
            <w:szCs w:val="28"/>
          </w:rPr>
          <w:delText>We have two important functions that we created: sumtrips, which</w:delText>
        </w:r>
        <w:r w:rsidR="00D63A5F" w:rsidRPr="00086776" w:rsidDel="006E76C6">
          <w:rPr>
            <w:rFonts w:ascii="Calibri" w:hAnsi="Calibri"/>
            <w:color w:val="000000"/>
            <w:sz w:val="28"/>
            <w:szCs w:val="28"/>
          </w:rPr>
          <w:delText xml:space="preserve"> return</w:delText>
        </w:r>
        <w:r w:rsidRPr="00086776" w:rsidDel="006E76C6">
          <w:rPr>
            <w:rFonts w:ascii="Calibri" w:hAnsi="Calibri"/>
            <w:color w:val="000000"/>
            <w:sz w:val="28"/>
            <w:szCs w:val="28"/>
          </w:rPr>
          <w:delText>s</w:delText>
        </w:r>
        <w:r w:rsidR="00D63A5F" w:rsidRPr="00086776" w:rsidDel="006E76C6">
          <w:rPr>
            <w:rFonts w:ascii="Calibri" w:hAnsi="Calibri"/>
            <w:color w:val="000000"/>
            <w:sz w:val="28"/>
            <w:szCs w:val="28"/>
          </w:rPr>
          <w:delText xml:space="preserve"> an array with the total number of trips in any given time frame</w:delText>
        </w:r>
        <w:r w:rsidRPr="00086776" w:rsidDel="006E76C6">
          <w:rPr>
            <w:rFonts w:ascii="Calibri" w:hAnsi="Calibri"/>
            <w:color w:val="000000"/>
            <w:sz w:val="28"/>
            <w:szCs w:val="28"/>
          </w:rPr>
          <w:delText xml:space="preserve"> and currentnumber, which takes in a station number and r</w:delText>
        </w:r>
        <w:r w:rsidR="00D63A5F" w:rsidRPr="00086776" w:rsidDel="006E76C6">
          <w:rPr>
            <w:rFonts w:ascii="Calibri" w:hAnsi="Calibri"/>
            <w:color w:val="000000"/>
            <w:sz w:val="28"/>
            <w:szCs w:val="28"/>
          </w:rPr>
          <w:delText>eturn</w:delText>
        </w:r>
        <w:r w:rsidRPr="00086776" w:rsidDel="006E76C6">
          <w:rPr>
            <w:rFonts w:ascii="Calibri" w:hAnsi="Calibri"/>
            <w:color w:val="000000"/>
            <w:sz w:val="28"/>
            <w:szCs w:val="28"/>
          </w:rPr>
          <w:delText>s the</w:delText>
        </w:r>
        <w:r w:rsidR="00D63A5F" w:rsidRPr="00086776" w:rsidDel="006E76C6">
          <w:rPr>
            <w:rFonts w:ascii="Calibri" w:hAnsi="Calibri"/>
            <w:color w:val="000000"/>
            <w:sz w:val="28"/>
            <w:szCs w:val="28"/>
          </w:rPr>
          <w:delText xml:space="preserve"> number of arrivals and d</w:delText>
        </w:r>
        <w:r w:rsidRPr="00086776" w:rsidDel="006E76C6">
          <w:rPr>
            <w:rFonts w:ascii="Calibri" w:hAnsi="Calibri"/>
            <w:color w:val="000000"/>
            <w:sz w:val="28"/>
            <w:szCs w:val="28"/>
          </w:rPr>
          <w:delText>epartures during the time frame.</w:delText>
        </w:r>
        <w:r w:rsidR="006C6430" w:rsidRPr="00086776" w:rsidDel="006E76C6">
          <w:rPr>
            <w:rFonts w:ascii="Calibri" w:hAnsi="Calibri"/>
            <w:color w:val="000000"/>
            <w:sz w:val="28"/>
            <w:szCs w:val="28"/>
          </w:rPr>
          <w:delText xml:space="preserve"> As a proof of concept, we have arrays for intervals and interval keys and are only testing a few stations at the moment to make sure the function works so as not to slow down the entire visualization.</w:delText>
        </w:r>
        <w:r w:rsidR="00B70E0E" w:rsidDel="006E76C6">
          <w:rPr>
            <w:rFonts w:ascii="Calibri" w:hAnsi="Calibri"/>
            <w:color w:val="000000"/>
            <w:sz w:val="28"/>
            <w:szCs w:val="28"/>
          </w:rPr>
          <w:delText xml:space="preserve"> </w:delText>
        </w:r>
        <w:r w:rsidR="00C11095" w:rsidDel="006E76C6">
          <w:rPr>
            <w:rFonts w:ascii="Calibri" w:hAnsi="Calibri"/>
            <w:color w:val="000000"/>
            <w:sz w:val="28"/>
            <w:szCs w:val="28"/>
          </w:rPr>
          <w:delText xml:space="preserve"> (Do we want to remove this?)</w:delText>
        </w:r>
      </w:del>
    </w:p>
    <w:p w14:paraId="5A93154C" w14:textId="77777777" w:rsidR="00B70E0E" w:rsidRDefault="00B70E0E" w:rsidP="00086776">
      <w:pPr>
        <w:shd w:val="clear" w:color="auto" w:fill="FFFFFF"/>
        <w:spacing w:line="360" w:lineRule="atLeast"/>
        <w:jc w:val="both"/>
        <w:rPr>
          <w:rFonts w:ascii="Calibri" w:hAnsi="Calibri"/>
          <w:color w:val="000000"/>
          <w:sz w:val="28"/>
          <w:szCs w:val="28"/>
        </w:rPr>
      </w:pPr>
    </w:p>
    <w:p w14:paraId="5B6D9FAD" w14:textId="0B6C20C9" w:rsidR="00D63A5F" w:rsidRPr="00086776" w:rsidRDefault="00B70E0E" w:rsidP="00086776">
      <w:pPr>
        <w:shd w:val="clear" w:color="auto" w:fill="FFFFFF"/>
        <w:spacing w:line="360" w:lineRule="atLeast"/>
        <w:jc w:val="both"/>
        <w:rPr>
          <w:rFonts w:ascii="Calibri" w:hAnsi="Calibri"/>
          <w:color w:val="000000"/>
          <w:sz w:val="28"/>
          <w:szCs w:val="28"/>
        </w:rPr>
      </w:pPr>
      <w:r>
        <w:rPr>
          <w:rFonts w:ascii="Calibri" w:hAnsi="Calibri"/>
          <w:color w:val="000000"/>
          <w:sz w:val="28"/>
          <w:szCs w:val="28"/>
        </w:rPr>
        <w:t xml:space="preserve">As a way to deal with the data being too large to load in and taking too long to render in the visualization, we </w:t>
      </w:r>
      <w:r w:rsidR="00BB6888">
        <w:rPr>
          <w:rFonts w:ascii="Calibri" w:hAnsi="Calibri"/>
          <w:color w:val="000000"/>
          <w:sz w:val="28"/>
          <w:szCs w:val="28"/>
        </w:rPr>
        <w:t xml:space="preserve">aggregated and pre-processed the data in such a way that we were only recording </w:t>
      </w:r>
      <w:r w:rsidR="003E67F8">
        <w:rPr>
          <w:rFonts w:ascii="Calibri" w:hAnsi="Calibri"/>
          <w:color w:val="000000"/>
          <w:sz w:val="28"/>
          <w:szCs w:val="28"/>
        </w:rPr>
        <w:t xml:space="preserve">the number of arrivals and departures every hour aggregated over the month of August instead of at 5 minute intervals. </w:t>
      </w:r>
      <w:r w:rsidR="005C6B60">
        <w:rPr>
          <w:rFonts w:ascii="Calibri" w:hAnsi="Calibri"/>
          <w:color w:val="000000"/>
          <w:sz w:val="28"/>
          <w:szCs w:val="28"/>
        </w:rPr>
        <w:t xml:space="preserve">Although this gives us less of an idea </w:t>
      </w:r>
      <w:r w:rsidR="001B7656">
        <w:rPr>
          <w:rFonts w:ascii="Calibri" w:hAnsi="Calibri"/>
          <w:color w:val="000000"/>
          <w:sz w:val="28"/>
          <w:szCs w:val="28"/>
        </w:rPr>
        <w:t>of what happens between the hours, it is a more feasible way for us to obtain and use the data set.</w:t>
      </w:r>
    </w:p>
    <w:p w14:paraId="0C02AABD" w14:textId="77777777" w:rsidR="00B70E0E" w:rsidRPr="00B70E0E" w:rsidRDefault="00B70E0E" w:rsidP="00B70E0E">
      <w:pPr>
        <w:pStyle w:val="Nothing"/>
      </w:pPr>
      <w:bookmarkStart w:id="34" w:name="_Toc290917523"/>
    </w:p>
    <w:p w14:paraId="4A91ACAC" w14:textId="02E525D8" w:rsidR="00F37DDF" w:rsidRDefault="00F37DDF" w:rsidP="00086776">
      <w:pPr>
        <w:pStyle w:val="BlockHeadings"/>
        <w:jc w:val="both"/>
        <w:rPr>
          <w:rFonts w:asciiTheme="majorHAnsi" w:hAnsiTheme="majorHAnsi" w:cs="Arial"/>
          <w:b w:val="0"/>
          <w:bCs/>
          <w:color w:val="000000"/>
          <w:szCs w:val="28"/>
          <w:shd w:val="clear" w:color="auto" w:fill="FFFFFF"/>
        </w:rPr>
      </w:pPr>
      <w:r>
        <w:rPr>
          <w:rFonts w:asciiTheme="majorHAnsi" w:hAnsiTheme="majorHAnsi" w:cs="Arial"/>
          <w:b w:val="0"/>
          <w:bCs/>
          <w:color w:val="000000"/>
          <w:szCs w:val="28"/>
          <w:shd w:val="clear" w:color="auto" w:fill="FFFFFF"/>
        </w:rPr>
        <w:t>A change in our design occurred while creating the map visu</w:t>
      </w:r>
      <w:r w:rsidR="00684473">
        <w:rPr>
          <w:rFonts w:asciiTheme="majorHAnsi" w:hAnsiTheme="majorHAnsi" w:cs="Arial"/>
          <w:b w:val="0"/>
          <w:bCs/>
          <w:color w:val="000000"/>
          <w:szCs w:val="28"/>
          <w:shd w:val="clear" w:color="auto" w:fill="FFFFFF"/>
        </w:rPr>
        <w:t xml:space="preserve">alization from static station sizes based on its absolute capacity to </w:t>
      </w:r>
      <w:r w:rsidR="00C64BB4">
        <w:rPr>
          <w:rFonts w:asciiTheme="majorHAnsi" w:hAnsiTheme="majorHAnsi" w:cs="Arial"/>
          <w:b w:val="0"/>
          <w:bCs/>
          <w:color w:val="000000"/>
          <w:szCs w:val="28"/>
          <w:shd w:val="clear" w:color="auto" w:fill="FFFFFF"/>
        </w:rPr>
        <w:t>a scaled size based on the number of trips taken at each station</w:t>
      </w:r>
      <w:r w:rsidR="00E33ED7">
        <w:rPr>
          <w:rFonts w:asciiTheme="majorHAnsi" w:hAnsiTheme="majorHAnsi" w:cs="Arial"/>
          <w:b w:val="0"/>
          <w:bCs/>
          <w:color w:val="000000"/>
          <w:szCs w:val="28"/>
          <w:shd w:val="clear" w:color="auto" w:fill="FFFFFF"/>
        </w:rPr>
        <w:t xml:space="preserve"> (essentially the number of departures from the station)</w:t>
      </w:r>
      <w:r w:rsidR="00C27E2E">
        <w:rPr>
          <w:rFonts w:asciiTheme="majorHAnsi" w:hAnsiTheme="majorHAnsi" w:cs="Arial"/>
          <w:b w:val="0"/>
          <w:bCs/>
          <w:color w:val="000000"/>
          <w:szCs w:val="28"/>
          <w:shd w:val="clear" w:color="auto" w:fill="FFFFFF"/>
        </w:rPr>
        <w:t xml:space="preserve">. In addition, we created </w:t>
      </w:r>
      <w:r w:rsidR="00F73F38">
        <w:rPr>
          <w:rFonts w:asciiTheme="majorHAnsi" w:hAnsiTheme="majorHAnsi" w:cs="Arial"/>
          <w:b w:val="0"/>
          <w:bCs/>
          <w:color w:val="000000"/>
          <w:szCs w:val="28"/>
          <w:shd w:val="clear" w:color="auto" w:fill="FFFFFF"/>
        </w:rPr>
        <w:t xml:space="preserve">a scale for the colors that represent the fullness of each station at the </w:t>
      </w:r>
      <w:r w:rsidR="00C1418B">
        <w:rPr>
          <w:rFonts w:asciiTheme="majorHAnsi" w:hAnsiTheme="majorHAnsi" w:cs="Arial"/>
          <w:b w:val="0"/>
          <w:bCs/>
          <w:color w:val="000000"/>
          <w:szCs w:val="28"/>
          <w:shd w:val="clear" w:color="auto" w:fill="FFFFFF"/>
        </w:rPr>
        <w:t>brushed</w:t>
      </w:r>
      <w:r w:rsidR="00F73F38">
        <w:rPr>
          <w:rFonts w:asciiTheme="majorHAnsi" w:hAnsiTheme="majorHAnsi" w:cs="Arial"/>
          <w:b w:val="0"/>
          <w:bCs/>
          <w:color w:val="000000"/>
          <w:szCs w:val="28"/>
          <w:shd w:val="clear" w:color="auto" w:fill="FFFFFF"/>
        </w:rPr>
        <w:t xml:space="preserve"> time. A station that is less than 20% full of bikes (or basically empty) is colored white, and gets increasingly </w:t>
      </w:r>
      <w:r w:rsidR="00CE4DF5">
        <w:rPr>
          <w:rFonts w:asciiTheme="majorHAnsi" w:hAnsiTheme="majorHAnsi" w:cs="Arial"/>
          <w:b w:val="0"/>
          <w:bCs/>
          <w:color w:val="000000"/>
          <w:szCs w:val="28"/>
          <w:shd w:val="clear" w:color="auto" w:fill="FFFFFF"/>
        </w:rPr>
        <w:t>redder</w:t>
      </w:r>
      <w:r w:rsidR="00F73F38">
        <w:rPr>
          <w:rFonts w:asciiTheme="majorHAnsi" w:hAnsiTheme="majorHAnsi" w:cs="Arial"/>
          <w:b w:val="0"/>
          <w:bCs/>
          <w:color w:val="000000"/>
          <w:szCs w:val="28"/>
          <w:shd w:val="clear" w:color="auto" w:fill="FFFFFF"/>
        </w:rPr>
        <w:t xml:space="preserve"> in intervals of 20% until the 80% to 100% interval, which is colored a </w:t>
      </w:r>
      <w:r w:rsidR="00CE4DF5">
        <w:rPr>
          <w:rFonts w:asciiTheme="majorHAnsi" w:hAnsiTheme="majorHAnsi" w:cs="Arial"/>
          <w:b w:val="0"/>
          <w:bCs/>
          <w:color w:val="000000"/>
          <w:szCs w:val="28"/>
          <w:shd w:val="clear" w:color="auto" w:fill="FFFFFF"/>
        </w:rPr>
        <w:t>dark</w:t>
      </w:r>
      <w:r w:rsidR="00F73F38">
        <w:rPr>
          <w:rFonts w:asciiTheme="majorHAnsi" w:hAnsiTheme="majorHAnsi" w:cs="Arial"/>
          <w:b w:val="0"/>
          <w:bCs/>
          <w:color w:val="000000"/>
          <w:szCs w:val="28"/>
          <w:shd w:val="clear" w:color="auto" w:fill="FFFFFF"/>
        </w:rPr>
        <w:t xml:space="preserve"> red.</w:t>
      </w:r>
    </w:p>
    <w:p w14:paraId="519A2A8F" w14:textId="25208F6F" w:rsidR="00F37DDF" w:rsidRDefault="006E76C6" w:rsidP="00086776">
      <w:pPr>
        <w:pStyle w:val="BlockHeadings"/>
        <w:jc w:val="both"/>
        <w:rPr>
          <w:rFonts w:asciiTheme="majorHAnsi" w:hAnsiTheme="majorHAnsi" w:cs="Arial"/>
          <w:b w:val="0"/>
          <w:bCs/>
          <w:color w:val="000000"/>
          <w:szCs w:val="28"/>
          <w:shd w:val="clear" w:color="auto" w:fill="FFFFFF"/>
        </w:rPr>
      </w:pPr>
      <w:ins w:id="35" w:author="Samantha Udolf" w:date="2015-05-03T18:36:00Z">
        <w:r>
          <w:rPr>
            <w:rFonts w:asciiTheme="majorHAnsi" w:hAnsiTheme="majorHAnsi" w:cs="Arial"/>
            <w:b w:val="0"/>
            <w:bCs/>
            <w:noProof/>
            <w:color w:val="000000"/>
            <w:szCs w:val="28"/>
            <w:shd w:val="clear" w:color="auto" w:fill="FFFFFF"/>
            <w:rPrChange w:id="36" w:author="Unknown">
              <w:rPr>
                <w:noProof/>
              </w:rPr>
            </w:rPrChange>
          </w:rPr>
          <w:lastRenderedPageBreak/>
          <w:drawing>
            <wp:inline distT="0" distB="0" distL="0" distR="0" wp14:anchorId="6D2B5CCE" wp14:editId="3B1C4279">
              <wp:extent cx="4876800" cy="4126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3 at 6.35.42 PM.png"/>
                      <pic:cNvPicPr/>
                    </pic:nvPicPr>
                    <pic:blipFill>
                      <a:blip r:embed="rId13">
                        <a:extLst>
                          <a:ext uri="{28A0092B-C50C-407E-A947-70E740481C1C}">
                            <a14:useLocalDpi xmlns:a14="http://schemas.microsoft.com/office/drawing/2010/main" val="0"/>
                          </a:ext>
                        </a:extLst>
                      </a:blip>
                      <a:stretch>
                        <a:fillRect/>
                      </a:stretch>
                    </pic:blipFill>
                    <pic:spPr>
                      <a:xfrm>
                        <a:off x="0" y="0"/>
                        <a:ext cx="4876800" cy="4126895"/>
                      </a:xfrm>
                      <a:prstGeom prst="rect">
                        <a:avLst/>
                      </a:prstGeom>
                    </pic:spPr>
                  </pic:pic>
                </a:graphicData>
              </a:graphic>
            </wp:inline>
          </w:drawing>
        </w:r>
      </w:ins>
    </w:p>
    <w:p w14:paraId="0288AFE6" w14:textId="13F9F4E1" w:rsidR="00AC06A7" w:rsidRPr="00AC06A7" w:rsidDel="006E76C6" w:rsidRDefault="00AC06A7" w:rsidP="00AC06A7">
      <w:pPr>
        <w:pStyle w:val="Nothing"/>
        <w:rPr>
          <w:del w:id="37" w:author="Samantha Udolf" w:date="2015-05-03T18:36:00Z"/>
        </w:rPr>
      </w:pPr>
      <w:del w:id="38" w:author="Samantha Udolf" w:date="2015-05-03T18:36:00Z">
        <w:r w:rsidDel="006E76C6">
          <w:delText>(insert image here with legend of map and station markers)</w:delText>
        </w:r>
      </w:del>
    </w:p>
    <w:p w14:paraId="5874590A" w14:textId="77777777" w:rsidR="00AC06A7" w:rsidRPr="00AC06A7" w:rsidRDefault="00AC06A7" w:rsidP="00AC06A7">
      <w:pPr>
        <w:pStyle w:val="Nothing"/>
      </w:pPr>
    </w:p>
    <w:p w14:paraId="64F9902B" w14:textId="77777777" w:rsidR="000B0BEB" w:rsidRDefault="00AF69F8" w:rsidP="00086776">
      <w:pPr>
        <w:pStyle w:val="BlockHeadings"/>
        <w:jc w:val="both"/>
        <w:rPr>
          <w:rFonts w:asciiTheme="majorHAnsi" w:hAnsiTheme="majorHAnsi" w:cs="Arial"/>
          <w:b w:val="0"/>
          <w:bCs/>
          <w:color w:val="000000"/>
          <w:szCs w:val="28"/>
          <w:shd w:val="clear" w:color="auto" w:fill="FFFFFF"/>
        </w:rPr>
      </w:pPr>
      <w:r>
        <w:rPr>
          <w:rFonts w:asciiTheme="majorHAnsi" w:hAnsiTheme="majorHAnsi" w:cs="Arial"/>
          <w:b w:val="0"/>
          <w:bCs/>
          <w:color w:val="000000"/>
          <w:szCs w:val="28"/>
          <w:shd w:val="clear" w:color="auto" w:fill="FFFFFF"/>
        </w:rPr>
        <w:t xml:space="preserve">We have </w:t>
      </w:r>
      <w:r w:rsidR="00FC4FAF">
        <w:rPr>
          <w:rFonts w:asciiTheme="majorHAnsi" w:hAnsiTheme="majorHAnsi" w:cs="Arial"/>
          <w:b w:val="0"/>
          <w:bCs/>
          <w:color w:val="000000"/>
          <w:szCs w:val="28"/>
          <w:shd w:val="clear" w:color="auto" w:fill="FFFFFF"/>
        </w:rPr>
        <w:t xml:space="preserve">a </w:t>
      </w:r>
      <w:r w:rsidR="005D6091">
        <w:rPr>
          <w:rFonts w:asciiTheme="majorHAnsi" w:hAnsiTheme="majorHAnsi" w:cs="Arial"/>
          <w:b w:val="0"/>
          <w:bCs/>
          <w:color w:val="000000"/>
          <w:szCs w:val="28"/>
          <w:shd w:val="clear" w:color="auto" w:fill="FFFFFF"/>
        </w:rPr>
        <w:t>fully functioning</w:t>
      </w:r>
      <w:r w:rsidR="00FC4FAF">
        <w:rPr>
          <w:rFonts w:asciiTheme="majorHAnsi" w:hAnsiTheme="majorHAnsi" w:cs="Arial"/>
          <w:b w:val="0"/>
          <w:bCs/>
          <w:color w:val="000000"/>
          <w:szCs w:val="28"/>
          <w:shd w:val="clear" w:color="auto" w:fill="FFFFFF"/>
        </w:rPr>
        <w:t xml:space="preserve"> brush of trip data over time that interacts with the other views.</w:t>
      </w:r>
      <w:r w:rsidR="005D6091">
        <w:rPr>
          <w:rFonts w:asciiTheme="majorHAnsi" w:hAnsiTheme="majorHAnsi" w:cs="Arial"/>
          <w:b w:val="0"/>
          <w:bCs/>
          <w:color w:val="000000"/>
          <w:szCs w:val="28"/>
          <w:shd w:val="clear" w:color="auto" w:fill="FFFFFF"/>
        </w:rPr>
        <w:t xml:space="preserve"> </w:t>
      </w:r>
      <w:r w:rsidR="00300A7B">
        <w:rPr>
          <w:rFonts w:asciiTheme="majorHAnsi" w:hAnsiTheme="majorHAnsi" w:cs="Arial"/>
          <w:b w:val="0"/>
          <w:bCs/>
          <w:color w:val="000000"/>
          <w:szCs w:val="28"/>
          <w:shd w:val="clear" w:color="auto" w:fill="FFFFFF"/>
        </w:rPr>
        <w:t xml:space="preserve">When one brushes over the aggregate trip data at a particular time of day, the map visualization displays the </w:t>
      </w:r>
      <w:r w:rsidR="00552532">
        <w:rPr>
          <w:rFonts w:asciiTheme="majorHAnsi" w:hAnsiTheme="majorHAnsi" w:cs="Arial"/>
          <w:b w:val="0"/>
          <w:bCs/>
          <w:color w:val="000000"/>
          <w:szCs w:val="28"/>
          <w:shd w:val="clear" w:color="auto" w:fill="FFFFFF"/>
        </w:rPr>
        <w:t xml:space="preserve">updated size and </w:t>
      </w:r>
      <w:r w:rsidR="00283C25">
        <w:rPr>
          <w:rFonts w:asciiTheme="majorHAnsi" w:hAnsiTheme="majorHAnsi" w:cs="Arial"/>
          <w:b w:val="0"/>
          <w:bCs/>
          <w:color w:val="000000"/>
          <w:szCs w:val="28"/>
          <w:shd w:val="clear" w:color="auto" w:fill="FFFFFF"/>
        </w:rPr>
        <w:t xml:space="preserve">saturation of color for each </w:t>
      </w:r>
      <w:r w:rsidR="005A5204">
        <w:rPr>
          <w:rFonts w:asciiTheme="majorHAnsi" w:hAnsiTheme="majorHAnsi" w:cs="Arial"/>
          <w:b w:val="0"/>
          <w:bCs/>
          <w:color w:val="000000"/>
          <w:szCs w:val="28"/>
          <w:shd w:val="clear" w:color="auto" w:fill="FFFFFF"/>
        </w:rPr>
        <w:t xml:space="preserve">station </w:t>
      </w:r>
      <w:r w:rsidR="00CB1A6C">
        <w:rPr>
          <w:rFonts w:asciiTheme="majorHAnsi" w:hAnsiTheme="majorHAnsi" w:cs="Arial"/>
          <w:b w:val="0"/>
          <w:bCs/>
          <w:color w:val="000000"/>
          <w:szCs w:val="28"/>
          <w:shd w:val="clear" w:color="auto" w:fill="FFFFFF"/>
        </w:rPr>
        <w:t>marker;</w:t>
      </w:r>
      <w:r w:rsidR="005A5204">
        <w:rPr>
          <w:rFonts w:asciiTheme="majorHAnsi" w:hAnsiTheme="majorHAnsi" w:cs="Arial"/>
          <w:b w:val="0"/>
          <w:bCs/>
          <w:color w:val="000000"/>
          <w:szCs w:val="28"/>
          <w:shd w:val="clear" w:color="auto" w:fill="FFFFFF"/>
        </w:rPr>
        <w:t xml:space="preserve"> the user pie graph displays the percentages of casual and registered users over the brushed time and the age visualization displays</w:t>
      </w:r>
      <w:r w:rsidR="0095720C">
        <w:rPr>
          <w:rFonts w:asciiTheme="majorHAnsi" w:hAnsiTheme="majorHAnsi" w:cs="Arial"/>
          <w:b w:val="0"/>
          <w:bCs/>
          <w:color w:val="000000"/>
          <w:szCs w:val="28"/>
          <w:shd w:val="clear" w:color="auto" w:fill="FFFFFF"/>
        </w:rPr>
        <w:t xml:space="preserve"> the number of registered users in each age range based on the brushed time of day</w:t>
      </w:r>
      <w:r w:rsidR="00B709A4">
        <w:rPr>
          <w:rFonts w:asciiTheme="majorHAnsi" w:hAnsiTheme="majorHAnsi" w:cs="Arial"/>
          <w:b w:val="0"/>
          <w:bCs/>
          <w:color w:val="000000"/>
          <w:szCs w:val="28"/>
          <w:shd w:val="clear" w:color="auto" w:fill="FFFFFF"/>
        </w:rPr>
        <w:t>.</w:t>
      </w:r>
    </w:p>
    <w:p w14:paraId="49DD3D7D" w14:textId="77777777" w:rsidR="000B0BEB" w:rsidRDefault="000B0BEB" w:rsidP="00086776">
      <w:pPr>
        <w:pStyle w:val="BlockHeadings"/>
        <w:jc w:val="both"/>
        <w:rPr>
          <w:rFonts w:asciiTheme="majorHAnsi" w:hAnsiTheme="majorHAnsi" w:cs="Arial"/>
          <w:b w:val="0"/>
          <w:bCs/>
          <w:color w:val="000000"/>
          <w:szCs w:val="28"/>
          <w:shd w:val="clear" w:color="auto" w:fill="FFFFFF"/>
        </w:rPr>
      </w:pPr>
    </w:p>
    <w:p w14:paraId="0794EF2B" w14:textId="028A98ED" w:rsidR="006C6430" w:rsidRDefault="005C573C" w:rsidP="00086776">
      <w:pPr>
        <w:pStyle w:val="BlockHeadings"/>
        <w:jc w:val="both"/>
        <w:rPr>
          <w:rFonts w:asciiTheme="majorHAnsi" w:hAnsiTheme="majorHAnsi" w:cs="Arial"/>
          <w:b w:val="0"/>
          <w:bCs/>
          <w:color w:val="000000"/>
          <w:szCs w:val="28"/>
          <w:shd w:val="clear" w:color="auto" w:fill="FFFFFF"/>
        </w:rPr>
      </w:pPr>
      <w:r>
        <w:rPr>
          <w:rFonts w:asciiTheme="majorHAnsi" w:hAnsiTheme="majorHAnsi" w:cs="Arial"/>
          <w:b w:val="0"/>
          <w:bCs/>
          <w:color w:val="000000"/>
          <w:szCs w:val="28"/>
          <w:shd w:val="clear" w:color="auto" w:fill="FFFFFF"/>
        </w:rPr>
        <w:t xml:space="preserve">We opted to create a dropdown menu </w:t>
      </w:r>
      <w:r w:rsidR="00F13FBF">
        <w:rPr>
          <w:rFonts w:asciiTheme="majorHAnsi" w:hAnsiTheme="majorHAnsi" w:cs="Arial"/>
          <w:b w:val="0"/>
          <w:bCs/>
          <w:color w:val="000000"/>
          <w:szCs w:val="28"/>
          <w:shd w:val="clear" w:color="auto" w:fill="FFFFFF"/>
        </w:rPr>
        <w:t xml:space="preserve">to filter by each station in lieu of clicking directly on </w:t>
      </w:r>
      <w:r w:rsidR="00990867">
        <w:rPr>
          <w:rFonts w:asciiTheme="majorHAnsi" w:hAnsiTheme="majorHAnsi" w:cs="Arial"/>
          <w:b w:val="0"/>
          <w:bCs/>
          <w:color w:val="000000"/>
          <w:szCs w:val="28"/>
          <w:shd w:val="clear" w:color="auto" w:fill="FFFFFF"/>
        </w:rPr>
        <w:t>a station on the map.</w:t>
      </w:r>
      <w:r w:rsidR="00372EC7">
        <w:rPr>
          <w:rFonts w:asciiTheme="majorHAnsi" w:hAnsiTheme="majorHAnsi" w:cs="Arial"/>
          <w:b w:val="0"/>
          <w:bCs/>
          <w:color w:val="000000"/>
          <w:szCs w:val="28"/>
          <w:shd w:val="clear" w:color="auto" w:fill="FFFFFF"/>
        </w:rPr>
        <w:t xml:space="preserve"> We chose to do this due to difficulty we were having with overlaying the click target on the map. The solution we came up with </w:t>
      </w:r>
      <w:del w:id="39" w:author="Samantha Udolf" w:date="2015-05-03T18:37:00Z">
        <w:r w:rsidR="00372EC7" w:rsidDel="006E76C6">
          <w:rPr>
            <w:rFonts w:asciiTheme="majorHAnsi" w:hAnsiTheme="majorHAnsi" w:cs="Arial"/>
            <w:b w:val="0"/>
            <w:bCs/>
            <w:color w:val="000000"/>
            <w:szCs w:val="28"/>
            <w:shd w:val="clear" w:color="auto" w:fill="FFFFFF"/>
          </w:rPr>
          <w:delText xml:space="preserve">will </w:delText>
        </w:r>
      </w:del>
      <w:r w:rsidR="00372EC7">
        <w:rPr>
          <w:rFonts w:asciiTheme="majorHAnsi" w:hAnsiTheme="majorHAnsi" w:cs="Arial"/>
          <w:b w:val="0"/>
          <w:bCs/>
          <w:color w:val="000000"/>
          <w:szCs w:val="28"/>
          <w:shd w:val="clear" w:color="auto" w:fill="FFFFFF"/>
        </w:rPr>
        <w:t>involve</w:t>
      </w:r>
      <w:ins w:id="40" w:author="Samantha Udolf" w:date="2015-05-03T18:37:00Z">
        <w:r w:rsidR="006E76C6">
          <w:rPr>
            <w:rFonts w:asciiTheme="majorHAnsi" w:hAnsiTheme="majorHAnsi" w:cs="Arial"/>
            <w:b w:val="0"/>
            <w:bCs/>
            <w:color w:val="000000"/>
            <w:szCs w:val="28"/>
            <w:shd w:val="clear" w:color="auto" w:fill="FFFFFF"/>
          </w:rPr>
          <w:t>s</w:t>
        </w:r>
      </w:ins>
      <w:r w:rsidR="00372EC7">
        <w:rPr>
          <w:rFonts w:asciiTheme="majorHAnsi" w:hAnsiTheme="majorHAnsi" w:cs="Arial"/>
          <w:b w:val="0"/>
          <w:bCs/>
          <w:color w:val="000000"/>
          <w:szCs w:val="28"/>
          <w:shd w:val="clear" w:color="auto" w:fill="FFFFFF"/>
        </w:rPr>
        <w:t xml:space="preserve"> a user selecting </w:t>
      </w:r>
      <w:r w:rsidR="00B70E0E">
        <w:rPr>
          <w:rFonts w:asciiTheme="majorHAnsi" w:hAnsiTheme="majorHAnsi" w:cs="Arial"/>
          <w:b w:val="0"/>
          <w:bCs/>
          <w:color w:val="000000"/>
          <w:szCs w:val="28"/>
          <w:shd w:val="clear" w:color="auto" w:fill="FFFFFF"/>
        </w:rPr>
        <w:t xml:space="preserve">a station from a </w:t>
      </w:r>
      <w:r w:rsidR="00474A9D">
        <w:rPr>
          <w:rFonts w:asciiTheme="majorHAnsi" w:hAnsiTheme="majorHAnsi" w:cs="Arial"/>
          <w:b w:val="0"/>
          <w:bCs/>
          <w:color w:val="000000"/>
          <w:szCs w:val="28"/>
          <w:shd w:val="clear" w:color="auto" w:fill="FFFFFF"/>
        </w:rPr>
        <w:t>searchable dropdown menu, which</w:t>
      </w:r>
      <w:ins w:id="41" w:author="Samantha Udolf" w:date="2015-05-03T18:37:00Z">
        <w:r w:rsidR="006E76C6">
          <w:rPr>
            <w:rFonts w:asciiTheme="majorHAnsi" w:hAnsiTheme="majorHAnsi" w:cs="Arial"/>
            <w:b w:val="0"/>
            <w:bCs/>
            <w:color w:val="000000"/>
            <w:szCs w:val="28"/>
            <w:shd w:val="clear" w:color="auto" w:fill="FFFFFF"/>
          </w:rPr>
          <w:t xml:space="preserve"> </w:t>
        </w:r>
      </w:ins>
      <w:del w:id="42" w:author="Samantha Udolf" w:date="2015-05-03T18:37:00Z">
        <w:r w:rsidR="00474A9D" w:rsidDel="006E76C6">
          <w:rPr>
            <w:rFonts w:asciiTheme="majorHAnsi" w:hAnsiTheme="majorHAnsi" w:cs="Arial"/>
            <w:b w:val="0"/>
            <w:bCs/>
            <w:color w:val="000000"/>
            <w:szCs w:val="28"/>
            <w:shd w:val="clear" w:color="auto" w:fill="FFFFFF"/>
          </w:rPr>
          <w:delText xml:space="preserve"> will </w:delText>
        </w:r>
      </w:del>
      <w:r w:rsidR="00474A9D">
        <w:rPr>
          <w:rFonts w:asciiTheme="majorHAnsi" w:hAnsiTheme="majorHAnsi" w:cs="Arial"/>
          <w:b w:val="0"/>
          <w:bCs/>
          <w:color w:val="000000"/>
          <w:szCs w:val="28"/>
          <w:shd w:val="clear" w:color="auto" w:fill="FFFFFF"/>
        </w:rPr>
        <w:t>trigger</w:t>
      </w:r>
      <w:ins w:id="43" w:author="Samantha Udolf" w:date="2015-05-03T18:37:00Z">
        <w:r w:rsidR="006E76C6">
          <w:rPr>
            <w:rFonts w:asciiTheme="majorHAnsi" w:hAnsiTheme="majorHAnsi" w:cs="Arial"/>
            <w:b w:val="0"/>
            <w:bCs/>
            <w:color w:val="000000"/>
            <w:szCs w:val="28"/>
            <w:shd w:val="clear" w:color="auto" w:fill="FFFFFF"/>
          </w:rPr>
          <w:t>s</w:t>
        </w:r>
      </w:ins>
      <w:r w:rsidR="00474A9D">
        <w:rPr>
          <w:rFonts w:asciiTheme="majorHAnsi" w:hAnsiTheme="majorHAnsi" w:cs="Arial"/>
          <w:b w:val="0"/>
          <w:bCs/>
          <w:color w:val="000000"/>
          <w:szCs w:val="28"/>
          <w:shd w:val="clear" w:color="auto" w:fill="FFFFFF"/>
        </w:rPr>
        <w:t xml:space="preserve"> </w:t>
      </w:r>
      <w:del w:id="44" w:author="Samantha Udolf" w:date="2015-05-03T18:37:00Z">
        <w:r w:rsidR="00474A9D" w:rsidDel="006E76C6">
          <w:rPr>
            <w:rFonts w:asciiTheme="majorHAnsi" w:hAnsiTheme="majorHAnsi" w:cs="Arial"/>
            <w:b w:val="0"/>
            <w:bCs/>
            <w:color w:val="000000"/>
            <w:szCs w:val="28"/>
            <w:shd w:val="clear" w:color="auto" w:fill="FFFFFF"/>
          </w:rPr>
          <w:delText xml:space="preserve">the </w:delText>
        </w:r>
      </w:del>
      <w:ins w:id="45" w:author="Samantha Udolf" w:date="2015-05-03T18:37:00Z">
        <w:r w:rsidR="006E76C6">
          <w:rPr>
            <w:rFonts w:asciiTheme="majorHAnsi" w:hAnsiTheme="majorHAnsi" w:cs="Arial"/>
            <w:b w:val="0"/>
            <w:bCs/>
            <w:color w:val="000000"/>
            <w:szCs w:val="28"/>
            <w:shd w:val="clear" w:color="auto" w:fill="FFFFFF"/>
          </w:rPr>
          <w:t xml:space="preserve">all the four </w:t>
        </w:r>
      </w:ins>
      <w:del w:id="46" w:author="Samantha Udolf" w:date="2015-05-03T18:37:00Z">
        <w:r w:rsidR="00474A9D" w:rsidDel="006E76C6">
          <w:rPr>
            <w:rFonts w:asciiTheme="majorHAnsi" w:hAnsiTheme="majorHAnsi" w:cs="Arial"/>
            <w:b w:val="0"/>
            <w:bCs/>
            <w:color w:val="000000"/>
            <w:szCs w:val="28"/>
            <w:shd w:val="clear" w:color="auto" w:fill="FFFFFF"/>
          </w:rPr>
          <w:delText xml:space="preserve">other </w:delText>
        </w:r>
      </w:del>
      <w:r w:rsidR="00474A9D">
        <w:rPr>
          <w:rFonts w:asciiTheme="majorHAnsi" w:hAnsiTheme="majorHAnsi" w:cs="Arial"/>
          <w:b w:val="0"/>
          <w:bCs/>
          <w:color w:val="000000"/>
          <w:szCs w:val="28"/>
          <w:shd w:val="clear" w:color="auto" w:fill="FFFFFF"/>
        </w:rPr>
        <w:t xml:space="preserve">visualizations to update accordingly to only show data for that station. In addition, the map </w:t>
      </w:r>
      <w:del w:id="47" w:author="Samantha Udolf" w:date="2015-05-03T18:38:00Z">
        <w:r w:rsidR="00474A9D" w:rsidDel="006E76C6">
          <w:rPr>
            <w:rFonts w:asciiTheme="majorHAnsi" w:hAnsiTheme="majorHAnsi" w:cs="Arial"/>
            <w:b w:val="0"/>
            <w:bCs/>
            <w:color w:val="000000"/>
            <w:szCs w:val="28"/>
            <w:shd w:val="clear" w:color="auto" w:fill="FFFFFF"/>
          </w:rPr>
          <w:delText xml:space="preserve">will </w:delText>
        </w:r>
      </w:del>
      <w:r w:rsidR="00474A9D">
        <w:rPr>
          <w:rFonts w:asciiTheme="majorHAnsi" w:hAnsiTheme="majorHAnsi" w:cs="Arial"/>
          <w:b w:val="0"/>
          <w:bCs/>
          <w:color w:val="000000"/>
          <w:szCs w:val="28"/>
          <w:shd w:val="clear" w:color="auto" w:fill="FFFFFF"/>
        </w:rPr>
        <w:t>zoom</w:t>
      </w:r>
      <w:ins w:id="48" w:author="Samantha Udolf" w:date="2015-05-03T18:38:00Z">
        <w:r w:rsidR="006E76C6">
          <w:rPr>
            <w:rFonts w:asciiTheme="majorHAnsi" w:hAnsiTheme="majorHAnsi" w:cs="Arial"/>
            <w:b w:val="0"/>
            <w:bCs/>
            <w:color w:val="000000"/>
            <w:szCs w:val="28"/>
            <w:shd w:val="clear" w:color="auto" w:fill="FFFFFF"/>
          </w:rPr>
          <w:t>s</w:t>
        </w:r>
      </w:ins>
      <w:r w:rsidR="00261D3F">
        <w:rPr>
          <w:rFonts w:asciiTheme="majorHAnsi" w:hAnsiTheme="majorHAnsi" w:cs="Arial"/>
          <w:b w:val="0"/>
          <w:bCs/>
          <w:color w:val="000000"/>
          <w:szCs w:val="28"/>
          <w:shd w:val="clear" w:color="auto" w:fill="FFFFFF"/>
        </w:rPr>
        <w:t xml:space="preserve"> to the location</w:t>
      </w:r>
      <w:r w:rsidR="00C03105">
        <w:rPr>
          <w:rFonts w:asciiTheme="majorHAnsi" w:hAnsiTheme="majorHAnsi" w:cs="Arial"/>
          <w:b w:val="0"/>
          <w:bCs/>
          <w:color w:val="000000"/>
          <w:szCs w:val="28"/>
          <w:shd w:val="clear" w:color="auto" w:fill="FFFFFF"/>
        </w:rPr>
        <w:t xml:space="preserve"> </w:t>
      </w:r>
      <w:r w:rsidR="009E2C09">
        <w:rPr>
          <w:rFonts w:asciiTheme="majorHAnsi" w:hAnsiTheme="majorHAnsi" w:cs="Arial"/>
          <w:b w:val="0"/>
          <w:bCs/>
          <w:color w:val="000000"/>
          <w:szCs w:val="28"/>
          <w:shd w:val="clear" w:color="auto" w:fill="FFFFFF"/>
        </w:rPr>
        <w:t>of the statio</w:t>
      </w:r>
      <w:ins w:id="49" w:author="Samantha Udolf" w:date="2015-05-03T18:38:00Z">
        <w:r w:rsidR="006E76C6">
          <w:rPr>
            <w:rFonts w:asciiTheme="majorHAnsi" w:hAnsiTheme="majorHAnsi" w:cs="Arial"/>
            <w:b w:val="0"/>
            <w:bCs/>
            <w:color w:val="000000"/>
            <w:szCs w:val="28"/>
            <w:shd w:val="clear" w:color="auto" w:fill="FFFFFF"/>
          </w:rPr>
          <w:t>n. The zooming and relocation of the map makes it easier for the user to see graphically where the station is on the map</w:t>
        </w:r>
      </w:ins>
      <w:ins w:id="50" w:author="Samantha Udolf" w:date="2015-05-03T18:39:00Z">
        <w:r w:rsidR="006E76C6">
          <w:rPr>
            <w:rFonts w:asciiTheme="majorHAnsi" w:hAnsiTheme="majorHAnsi" w:cs="Arial"/>
            <w:b w:val="0"/>
            <w:bCs/>
            <w:color w:val="000000"/>
            <w:szCs w:val="28"/>
            <w:shd w:val="clear" w:color="auto" w:fill="FFFFFF"/>
          </w:rPr>
          <w:t xml:space="preserve"> and the change in the demographic information and count path allows the user to gain better insight for that selected station.</w:t>
        </w:r>
      </w:ins>
      <w:ins w:id="51" w:author="Samantha Udolf" w:date="2015-05-03T18:38:00Z">
        <w:r w:rsidR="006E76C6">
          <w:rPr>
            <w:rFonts w:asciiTheme="majorHAnsi" w:hAnsiTheme="majorHAnsi" w:cs="Arial"/>
            <w:b w:val="0"/>
            <w:bCs/>
            <w:color w:val="000000"/>
            <w:szCs w:val="28"/>
            <w:shd w:val="clear" w:color="auto" w:fill="FFFFFF"/>
          </w:rPr>
          <w:t xml:space="preserve"> </w:t>
        </w:r>
      </w:ins>
      <w:del w:id="52" w:author="Samantha Udolf" w:date="2015-05-03T18:38:00Z">
        <w:r w:rsidR="009E2C09" w:rsidDel="006E76C6">
          <w:rPr>
            <w:rFonts w:asciiTheme="majorHAnsi" w:hAnsiTheme="majorHAnsi" w:cs="Arial"/>
            <w:b w:val="0"/>
            <w:bCs/>
            <w:color w:val="000000"/>
            <w:szCs w:val="28"/>
            <w:shd w:val="clear" w:color="auto" w:fill="FFFFFF"/>
          </w:rPr>
          <w:delText xml:space="preserve">n </w:delText>
        </w:r>
      </w:del>
      <w:del w:id="53" w:author="Samantha Udolf" w:date="2015-05-03T18:40:00Z">
        <w:r w:rsidR="009E2C09" w:rsidDel="00756DCF">
          <w:rPr>
            <w:rFonts w:asciiTheme="majorHAnsi" w:hAnsiTheme="majorHAnsi" w:cs="Arial"/>
            <w:b w:val="0"/>
            <w:bCs/>
            <w:color w:val="000000"/>
            <w:szCs w:val="28"/>
            <w:shd w:val="clear" w:color="auto" w:fill="FFFFFF"/>
          </w:rPr>
          <w:delText>as a</w:delText>
        </w:r>
        <w:r w:rsidR="00702BFF" w:rsidDel="00756DCF">
          <w:rPr>
            <w:rFonts w:asciiTheme="majorHAnsi" w:hAnsiTheme="majorHAnsi" w:cs="Arial"/>
            <w:b w:val="0"/>
            <w:bCs/>
            <w:color w:val="000000"/>
            <w:szCs w:val="28"/>
            <w:shd w:val="clear" w:color="auto" w:fill="FFFFFF"/>
          </w:rPr>
          <w:delText>n easy</w:delText>
        </w:r>
        <w:r w:rsidR="009E2C09" w:rsidDel="00756DCF">
          <w:rPr>
            <w:rFonts w:asciiTheme="majorHAnsi" w:hAnsiTheme="majorHAnsi" w:cs="Arial"/>
            <w:b w:val="0"/>
            <w:bCs/>
            <w:color w:val="000000"/>
            <w:szCs w:val="28"/>
            <w:shd w:val="clear" w:color="auto" w:fill="FFFFFF"/>
          </w:rPr>
          <w:delText xml:space="preserve"> visual cue to the station and its location and the corresponding size and color for that station.</w:delText>
        </w:r>
      </w:del>
    </w:p>
    <w:p w14:paraId="7782F32F" w14:textId="77777777" w:rsidR="000B0BEB" w:rsidRPr="000B0BEB" w:rsidRDefault="000B0BEB" w:rsidP="000B0BEB">
      <w:pPr>
        <w:pStyle w:val="Nothing"/>
      </w:pPr>
    </w:p>
    <w:p w14:paraId="27CA9637" w14:textId="77777777" w:rsidR="00FC4FAF" w:rsidRPr="00FC4FAF" w:rsidRDefault="00FC4FAF" w:rsidP="00FC4FAF">
      <w:pPr>
        <w:pStyle w:val="Nothing"/>
      </w:pPr>
    </w:p>
    <w:p w14:paraId="5C54E612" w14:textId="77A802E2" w:rsidR="006C6430" w:rsidRPr="00086776" w:rsidRDefault="00682F50" w:rsidP="00086776">
      <w:pPr>
        <w:pStyle w:val="BlockHeadings"/>
        <w:jc w:val="both"/>
        <w:rPr>
          <w:rFonts w:asciiTheme="majorHAnsi" w:hAnsiTheme="majorHAnsi" w:cs="Arial"/>
          <w:bCs/>
          <w:color w:val="000000"/>
          <w:szCs w:val="28"/>
          <w:shd w:val="clear" w:color="auto" w:fill="FFFFFF"/>
        </w:rPr>
      </w:pPr>
      <w:bookmarkStart w:id="54" w:name="_Toc290918616"/>
      <w:r w:rsidRPr="00086776">
        <w:rPr>
          <w:rFonts w:asciiTheme="majorHAnsi" w:hAnsiTheme="majorHAnsi" w:cs="Arial"/>
          <w:bCs/>
          <w:color w:val="000000"/>
          <w:szCs w:val="28"/>
          <w:shd w:val="clear" w:color="auto" w:fill="FFFFFF"/>
        </w:rPr>
        <w:t>E</w:t>
      </w:r>
      <w:bookmarkEnd w:id="34"/>
      <w:r w:rsidRPr="00086776">
        <w:rPr>
          <w:rFonts w:asciiTheme="majorHAnsi" w:hAnsiTheme="majorHAnsi" w:cs="Arial"/>
          <w:bCs/>
          <w:color w:val="000000"/>
          <w:szCs w:val="28"/>
          <w:shd w:val="clear" w:color="auto" w:fill="FFFFFF"/>
        </w:rPr>
        <w:t>VALUATION</w:t>
      </w:r>
      <w:bookmarkEnd w:id="54"/>
    </w:p>
    <w:p w14:paraId="1BBA8EE8" w14:textId="21EEDE04" w:rsidR="000A50D7" w:rsidRDefault="00756DCF" w:rsidP="00086776">
      <w:pPr>
        <w:shd w:val="clear" w:color="auto" w:fill="FFFFFF"/>
        <w:spacing w:line="360" w:lineRule="atLeast"/>
        <w:jc w:val="both"/>
        <w:rPr>
          <w:ins w:id="55" w:author="Samantha Udolf" w:date="2015-05-03T18:48:00Z"/>
          <w:rFonts w:ascii="Calibri" w:hAnsi="Calibri"/>
          <w:color w:val="000000"/>
          <w:sz w:val="28"/>
          <w:szCs w:val="28"/>
        </w:rPr>
      </w:pPr>
      <w:ins w:id="56" w:author="Samantha Udolf" w:date="2015-05-03T18:40:00Z">
        <w:r>
          <w:rPr>
            <w:rFonts w:ascii="Calibri" w:hAnsi="Calibri"/>
            <w:color w:val="000000"/>
            <w:sz w:val="28"/>
            <w:szCs w:val="28"/>
          </w:rPr>
          <w:t>W</w:t>
        </w:r>
      </w:ins>
      <w:del w:id="57" w:author="Samantha Udolf" w:date="2015-05-03T18:40:00Z">
        <w:r w:rsidR="00D563ED" w:rsidRPr="00086776" w:rsidDel="00756DCF">
          <w:rPr>
            <w:rFonts w:ascii="Calibri" w:hAnsi="Calibri"/>
            <w:color w:val="000000"/>
            <w:sz w:val="28"/>
            <w:szCs w:val="28"/>
          </w:rPr>
          <w:delText>So far, w</w:delText>
        </w:r>
      </w:del>
      <w:r w:rsidR="00D563ED" w:rsidRPr="00086776">
        <w:rPr>
          <w:rFonts w:ascii="Calibri" w:hAnsi="Calibri"/>
          <w:color w:val="000000"/>
          <w:sz w:val="28"/>
          <w:szCs w:val="28"/>
        </w:rPr>
        <w:t xml:space="preserve">e </w:t>
      </w:r>
      <w:del w:id="58" w:author="Samantha Udolf" w:date="2015-05-03T18:42:00Z">
        <w:r w:rsidR="00D563ED" w:rsidRPr="00086776" w:rsidDel="00756DCF">
          <w:rPr>
            <w:rFonts w:ascii="Calibri" w:hAnsi="Calibri"/>
            <w:color w:val="000000"/>
            <w:sz w:val="28"/>
            <w:szCs w:val="28"/>
          </w:rPr>
          <w:delText xml:space="preserve">have </w:delText>
        </w:r>
      </w:del>
      <w:r w:rsidR="00D563ED" w:rsidRPr="00086776">
        <w:rPr>
          <w:rFonts w:ascii="Calibri" w:hAnsi="Calibri"/>
          <w:color w:val="000000"/>
          <w:sz w:val="28"/>
          <w:szCs w:val="28"/>
        </w:rPr>
        <w:t xml:space="preserve">learned that since we have a lot of data, we needed to narrow our scope of time in order to not slow down our visualization. </w:t>
      </w:r>
      <w:ins w:id="59" w:author="Samantha Udolf" w:date="2015-05-03T18:41:00Z">
        <w:r>
          <w:rPr>
            <w:rFonts w:ascii="Calibri" w:hAnsi="Calibri"/>
            <w:color w:val="000000"/>
            <w:sz w:val="28"/>
            <w:szCs w:val="28"/>
          </w:rPr>
          <w:t xml:space="preserve">As a result, we chose to only incorporate data for </w:t>
        </w:r>
      </w:ins>
      <w:ins w:id="60" w:author="Samantha Udolf" w:date="2015-05-03T18:42:00Z">
        <w:r>
          <w:rPr>
            <w:rFonts w:ascii="Calibri" w:hAnsi="Calibri"/>
            <w:color w:val="000000"/>
            <w:sz w:val="28"/>
            <w:szCs w:val="28"/>
          </w:rPr>
          <w:t xml:space="preserve">the month of August. </w:t>
        </w:r>
      </w:ins>
      <w:del w:id="61" w:author="Samantha Udolf" w:date="2015-05-03T18:42:00Z">
        <w:r w:rsidR="00D563ED" w:rsidRPr="00086776" w:rsidDel="00756DCF">
          <w:rPr>
            <w:rFonts w:ascii="Calibri" w:hAnsi="Calibri"/>
            <w:color w:val="000000"/>
            <w:sz w:val="28"/>
            <w:szCs w:val="28"/>
          </w:rPr>
          <w:delText>In addition, since we have a lot of data, it was important to be thoughtful about what to use in our visualizations based on what questions we wanted to answer. Now we have a solid idea of exactly which questions we want to answer and how we can do so effectively with our visualizations. We are still trying to think of more interesting ways to visualize the demographic information containing gender, age, and type of user, since pie charts and bar charts are not as visually appealing.</w:delText>
        </w:r>
      </w:del>
      <w:ins w:id="62" w:author="Samantha Udolf" w:date="2015-05-03T18:44:00Z">
        <w:r w:rsidR="000A50D7">
          <w:rPr>
            <w:rFonts w:ascii="Calibri" w:hAnsi="Calibri"/>
            <w:color w:val="000000"/>
            <w:sz w:val="28"/>
            <w:szCs w:val="28"/>
          </w:rPr>
          <w:t xml:space="preserve">After completion of our visualization, we noticed a few trends in the data. Specifically, we noticed that for every station there are </w:t>
        </w:r>
      </w:ins>
      <w:ins w:id="63" w:author="Samantha Udolf" w:date="2015-05-03T18:49:00Z">
        <w:r w:rsidR="000A50D7">
          <w:rPr>
            <w:rFonts w:ascii="Calibri" w:hAnsi="Calibri"/>
            <w:color w:val="000000"/>
            <w:sz w:val="28"/>
            <w:szCs w:val="28"/>
          </w:rPr>
          <w:t xml:space="preserve">at least </w:t>
        </w:r>
      </w:ins>
      <w:ins w:id="64" w:author="Samantha Udolf" w:date="2015-05-03T18:44:00Z">
        <w:r w:rsidR="000A50D7">
          <w:rPr>
            <w:rFonts w:ascii="Calibri" w:hAnsi="Calibri"/>
            <w:color w:val="000000"/>
            <w:sz w:val="28"/>
            <w:szCs w:val="28"/>
          </w:rPr>
          <w:t xml:space="preserve">two peek times that can be seen in the capacity visualization </w:t>
        </w:r>
      </w:ins>
      <w:ins w:id="65" w:author="Samantha Udolf" w:date="2015-05-03T18:45:00Z">
        <w:r w:rsidR="000A50D7">
          <w:rPr>
            <w:rFonts w:ascii="Calibri" w:hAnsi="Calibri"/>
            <w:color w:val="000000"/>
            <w:sz w:val="28"/>
            <w:szCs w:val="28"/>
          </w:rPr>
          <w:t>occurring</w:t>
        </w:r>
      </w:ins>
      <w:ins w:id="66" w:author="Samantha Udolf" w:date="2015-05-03T18:44:00Z">
        <w:r w:rsidR="000A50D7">
          <w:rPr>
            <w:rFonts w:ascii="Calibri" w:hAnsi="Calibri"/>
            <w:color w:val="000000"/>
            <w:sz w:val="28"/>
            <w:szCs w:val="28"/>
          </w:rPr>
          <w:t xml:space="preserve"> </w:t>
        </w:r>
      </w:ins>
      <w:ins w:id="67" w:author="Samantha Udolf" w:date="2015-05-03T18:45:00Z">
        <w:r w:rsidR="000A50D7">
          <w:rPr>
            <w:rFonts w:ascii="Calibri" w:hAnsi="Calibri"/>
            <w:color w:val="000000"/>
            <w:sz w:val="28"/>
            <w:szCs w:val="28"/>
          </w:rPr>
          <w:t xml:space="preserve">at times 7/8am and </w:t>
        </w:r>
      </w:ins>
      <w:ins w:id="68" w:author="Samantha Udolf" w:date="2015-05-03T18:49:00Z">
        <w:r w:rsidR="000A50D7">
          <w:rPr>
            <w:rFonts w:ascii="Calibri" w:hAnsi="Calibri"/>
            <w:color w:val="000000"/>
            <w:sz w:val="28"/>
            <w:szCs w:val="28"/>
          </w:rPr>
          <w:t>7/</w:t>
        </w:r>
      </w:ins>
      <w:ins w:id="69" w:author="Samantha Udolf" w:date="2015-05-03T18:45:00Z">
        <w:r w:rsidR="000A50D7">
          <w:rPr>
            <w:rFonts w:ascii="Calibri" w:hAnsi="Calibri"/>
            <w:color w:val="000000"/>
            <w:sz w:val="28"/>
            <w:szCs w:val="28"/>
          </w:rPr>
          <w:t>8pm. These peeks occur for any station selected as well as weekend or weekday data.</w:t>
        </w:r>
      </w:ins>
    </w:p>
    <w:p w14:paraId="382B4315" w14:textId="5F0913E6" w:rsidR="00D563ED" w:rsidRDefault="000A50D7" w:rsidP="00086776">
      <w:pPr>
        <w:shd w:val="clear" w:color="auto" w:fill="FFFFFF"/>
        <w:spacing w:line="360" w:lineRule="atLeast"/>
        <w:jc w:val="both"/>
        <w:rPr>
          <w:ins w:id="70" w:author="Samantha Udolf" w:date="2015-05-03T18:47:00Z"/>
          <w:rFonts w:ascii="Calibri" w:hAnsi="Calibri"/>
          <w:color w:val="000000"/>
          <w:sz w:val="28"/>
          <w:szCs w:val="28"/>
        </w:rPr>
      </w:pPr>
      <w:ins w:id="71" w:author="Samantha Udolf" w:date="2015-05-03T18:45:00Z">
        <w:r>
          <w:rPr>
            <w:rFonts w:ascii="Calibri" w:hAnsi="Calibri"/>
            <w:color w:val="000000"/>
            <w:sz w:val="28"/>
            <w:szCs w:val="28"/>
          </w:rPr>
          <w:t xml:space="preserve"> </w:t>
        </w:r>
      </w:ins>
    </w:p>
    <w:p w14:paraId="40BC03A9" w14:textId="446A8152" w:rsidR="000A50D7" w:rsidRDefault="00874B43" w:rsidP="00086776">
      <w:pPr>
        <w:shd w:val="clear" w:color="auto" w:fill="FFFFFF"/>
        <w:spacing w:line="360" w:lineRule="atLeast"/>
        <w:jc w:val="both"/>
        <w:rPr>
          <w:ins w:id="72" w:author="Samantha Udolf" w:date="2015-05-03T18:48:00Z"/>
          <w:rFonts w:ascii="Calibri" w:hAnsi="Calibri"/>
          <w:color w:val="000000"/>
          <w:sz w:val="28"/>
          <w:szCs w:val="28"/>
        </w:rPr>
      </w:pPr>
      <w:ins w:id="73" w:author="Samantha Udolf" w:date="2015-05-03T18:50:00Z">
        <w:r>
          <w:rPr>
            <w:rFonts w:ascii="Calibri" w:hAnsi="Calibri"/>
            <w:noProof/>
            <w:color w:val="000000"/>
            <w:sz w:val="28"/>
            <w:szCs w:val="28"/>
            <w:rPrChange w:id="74" w:author="Unknown">
              <w:rPr>
                <w:noProof/>
              </w:rPr>
            </w:rPrChange>
          </w:rPr>
          <mc:AlternateContent>
            <mc:Choice Requires="wps">
              <w:drawing>
                <wp:anchor distT="0" distB="0" distL="114300" distR="114300" simplePos="0" relativeHeight="251665408" behindDoc="0" locked="0" layoutInCell="1" allowOverlap="1" wp14:anchorId="1EF3D082" wp14:editId="44C1145E">
                  <wp:simplePos x="0" y="0"/>
                  <wp:positionH relativeFrom="column">
                    <wp:posOffset>3733800</wp:posOffset>
                  </wp:positionH>
                  <wp:positionV relativeFrom="paragraph">
                    <wp:posOffset>1731645</wp:posOffset>
                  </wp:positionV>
                  <wp:extent cx="609600" cy="571500"/>
                  <wp:effectExtent l="50800" t="25400" r="76200" b="114300"/>
                  <wp:wrapNone/>
                  <wp:docPr id="11" name="Oval 11"/>
                  <wp:cNvGraphicFramePr/>
                  <a:graphic xmlns:a="http://schemas.openxmlformats.org/drawingml/2006/main">
                    <a:graphicData uri="http://schemas.microsoft.com/office/word/2010/wordprocessingShape">
                      <wps:wsp>
                        <wps:cNvSpPr/>
                        <wps:spPr>
                          <a:xfrm>
                            <a:off x="0" y="0"/>
                            <a:ext cx="609600" cy="571500"/>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 o:spid="_x0000_s1026" style="position:absolute;margin-left:294pt;margin-top:136.35pt;width:48pt;height: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" filled="f" strokecolor="#4579b8 [3044]">
                  <v:shadow on="t" opacity="22937f" mv:blur="40000f" origin=",.5" offset="0,23000emu"/>
                </v:oval>
              </w:pict>
            </mc:Fallback>
          </mc:AlternateContent>
        </w:r>
        <w:r>
          <w:rPr>
            <w:rFonts w:ascii="Calibri" w:hAnsi="Calibri"/>
            <w:noProof/>
            <w:color w:val="000000"/>
            <w:sz w:val="28"/>
            <w:szCs w:val="28"/>
            <w:rPrChange w:id="75" w:author="Unknown">
              <w:rPr>
                <w:noProof/>
              </w:rPr>
            </w:rPrChange>
          </w:rPr>
          <mc:AlternateContent>
            <mc:Choice Requires="wps">
              <w:drawing>
                <wp:anchor distT="0" distB="0" distL="114300" distR="114300" simplePos="0" relativeHeight="251663360" behindDoc="0" locked="0" layoutInCell="1" allowOverlap="1" wp14:anchorId="7D6B0526" wp14:editId="44EFF61A">
                  <wp:simplePos x="0" y="0"/>
                  <wp:positionH relativeFrom="column">
                    <wp:posOffset>1752600</wp:posOffset>
                  </wp:positionH>
                  <wp:positionV relativeFrom="paragraph">
                    <wp:posOffset>474345</wp:posOffset>
                  </wp:positionV>
                  <wp:extent cx="609600" cy="571500"/>
                  <wp:effectExtent l="50800" t="25400" r="76200" b="114300"/>
                  <wp:wrapNone/>
                  <wp:docPr id="10" name="Oval 10"/>
                  <wp:cNvGraphicFramePr/>
                  <a:graphic xmlns:a="http://schemas.openxmlformats.org/drawingml/2006/main">
                    <a:graphicData uri="http://schemas.microsoft.com/office/word/2010/wordprocessingShape">
                      <wps:wsp>
                        <wps:cNvSpPr/>
                        <wps:spPr>
                          <a:xfrm>
                            <a:off x="0" y="0"/>
                            <a:ext cx="609600" cy="571500"/>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 o:spid="_x0000_s1026" style="position:absolute;margin-left:138pt;margin-top:37.35pt;width:48pt;height: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" filled="f" strokecolor="#4579b8 [3044]">
                  <v:shadow on="t" opacity="22937f" mv:blur="40000f" origin=",.5" offset="0,23000emu"/>
                </v:oval>
              </w:pict>
            </mc:Fallback>
          </mc:AlternateContent>
        </w:r>
      </w:ins>
      <w:ins w:id="76" w:author="Samantha Udolf" w:date="2015-05-03T18:47:00Z">
        <w:r w:rsidR="000A50D7">
          <w:rPr>
            <w:rFonts w:ascii="Calibri" w:hAnsi="Calibri"/>
            <w:noProof/>
            <w:color w:val="000000"/>
            <w:sz w:val="28"/>
            <w:szCs w:val="28"/>
            <w:rPrChange w:id="77" w:author="Unknown">
              <w:rPr>
                <w:noProof/>
              </w:rPr>
            </w:rPrChange>
          </w:rPr>
          <w:drawing>
            <wp:inline distT="0" distB="0" distL="0" distR="0" wp14:anchorId="0EF3A1FC" wp14:editId="2AE7DA9D">
              <wp:extent cx="5242720" cy="355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3 at 6.47.13 PM.png"/>
                      <pic:cNvPicPr/>
                    </pic:nvPicPr>
                    <pic:blipFill>
                      <a:blip r:embed="rId14">
                        <a:extLst>
                          <a:ext uri="{28A0092B-C50C-407E-A947-70E740481C1C}">
                            <a14:useLocalDpi xmlns:a14="http://schemas.microsoft.com/office/drawing/2010/main" val="0"/>
                          </a:ext>
                        </a:extLst>
                      </a:blip>
                      <a:stretch>
                        <a:fillRect/>
                      </a:stretch>
                    </pic:blipFill>
                    <pic:spPr>
                      <a:xfrm>
                        <a:off x="0" y="0"/>
                        <a:ext cx="5242720" cy="3556000"/>
                      </a:xfrm>
                      <a:prstGeom prst="rect">
                        <a:avLst/>
                      </a:prstGeom>
                    </pic:spPr>
                  </pic:pic>
                </a:graphicData>
              </a:graphic>
            </wp:inline>
          </w:drawing>
        </w:r>
      </w:ins>
    </w:p>
    <w:p w14:paraId="40986D69" w14:textId="160CC979" w:rsidR="000A50D7" w:rsidRPr="00086776" w:rsidRDefault="000A50D7" w:rsidP="00086776">
      <w:pPr>
        <w:shd w:val="clear" w:color="auto" w:fill="FFFFFF"/>
        <w:spacing w:line="360" w:lineRule="atLeast"/>
        <w:jc w:val="both"/>
        <w:rPr>
          <w:rFonts w:ascii="Calibri" w:hAnsi="Calibri"/>
          <w:color w:val="000000"/>
          <w:sz w:val="28"/>
          <w:szCs w:val="28"/>
        </w:rPr>
      </w:pPr>
      <w:ins w:id="78" w:author="Samantha Udolf" w:date="2015-05-03T18:50:00Z">
        <w:r>
          <w:rPr>
            <w:rFonts w:ascii="Calibri" w:hAnsi="Calibri"/>
            <w:noProof/>
            <w:color w:val="000000"/>
            <w:sz w:val="28"/>
            <w:szCs w:val="28"/>
            <w:rPrChange w:id="79" w:author="Unknown">
              <w:rPr>
                <w:noProof/>
              </w:rPr>
            </w:rPrChange>
          </w:rPr>
          <w:lastRenderedPageBreak/>
          <mc:AlternateContent>
            <mc:Choice Requires="wps">
              <w:drawing>
                <wp:anchor distT="0" distB="0" distL="114300" distR="114300" simplePos="0" relativeHeight="251661312" behindDoc="0" locked="0" layoutInCell="1" allowOverlap="1" wp14:anchorId="238B4952" wp14:editId="4471170D">
                  <wp:simplePos x="0" y="0"/>
                  <wp:positionH relativeFrom="column">
                    <wp:posOffset>3581400</wp:posOffset>
                  </wp:positionH>
                  <wp:positionV relativeFrom="paragraph">
                    <wp:posOffset>981075</wp:posOffset>
                  </wp:positionV>
                  <wp:extent cx="609600" cy="571500"/>
                  <wp:effectExtent l="50800" t="25400" r="76200" b="114300"/>
                  <wp:wrapNone/>
                  <wp:docPr id="9" name="Oval 9"/>
                  <wp:cNvGraphicFramePr/>
                  <a:graphic xmlns:a="http://schemas.openxmlformats.org/drawingml/2006/main">
                    <a:graphicData uri="http://schemas.microsoft.com/office/word/2010/wordprocessingShape">
                      <wps:wsp>
                        <wps:cNvSpPr/>
                        <wps:spPr>
                          <a:xfrm>
                            <a:off x="0" y="0"/>
                            <a:ext cx="609600" cy="571500"/>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 o:spid="_x0000_s1026" style="position:absolute;margin-left:282pt;margin-top:77.25pt;width:48pt;height: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" filled="f" strokecolor="#4579b8 [3044]">
                  <v:shadow on="t" opacity="22937f" mv:blur="40000f" origin=",.5" offset="0,23000emu"/>
                </v:oval>
              </w:pict>
            </mc:Fallback>
          </mc:AlternateContent>
        </w:r>
      </w:ins>
      <w:ins w:id="80" w:author="Samantha Udolf" w:date="2015-05-03T18:49:00Z">
        <w:r>
          <w:rPr>
            <w:rFonts w:ascii="Calibri" w:hAnsi="Calibri"/>
            <w:noProof/>
            <w:color w:val="000000"/>
            <w:sz w:val="28"/>
            <w:szCs w:val="28"/>
            <w:rPrChange w:id="81" w:author="Unknown">
              <w:rPr>
                <w:noProof/>
              </w:rPr>
            </w:rPrChange>
          </w:rPr>
          <mc:AlternateContent>
            <mc:Choice Requires="wps">
              <w:drawing>
                <wp:anchor distT="0" distB="0" distL="114300" distR="114300" simplePos="0" relativeHeight="251659264" behindDoc="0" locked="0" layoutInCell="1" allowOverlap="1" wp14:anchorId="793EE2CE" wp14:editId="0399F5A3">
                  <wp:simplePos x="0" y="0"/>
                  <wp:positionH relativeFrom="column">
                    <wp:posOffset>1676400</wp:posOffset>
                  </wp:positionH>
                  <wp:positionV relativeFrom="paragraph">
                    <wp:posOffset>638175</wp:posOffset>
                  </wp:positionV>
                  <wp:extent cx="609600" cy="571500"/>
                  <wp:effectExtent l="50800" t="25400" r="76200" b="114300"/>
                  <wp:wrapNone/>
                  <wp:docPr id="8" name="Oval 8"/>
                  <wp:cNvGraphicFramePr/>
                  <a:graphic xmlns:a="http://schemas.openxmlformats.org/drawingml/2006/main">
                    <a:graphicData uri="http://schemas.microsoft.com/office/word/2010/wordprocessingShape">
                      <wps:wsp>
                        <wps:cNvSpPr/>
                        <wps:spPr>
                          <a:xfrm>
                            <a:off x="0" y="0"/>
                            <a:ext cx="609600" cy="571500"/>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 o:spid="_x0000_s1026" style="position:absolute;margin-left:132pt;margin-top:50.25pt;width:48pt;height: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" filled="f" strokecolor="#4579b8 [3044]">
                  <v:shadow on="t" opacity="22937f" mv:blur="40000f" origin=",.5" offset="0,23000emu"/>
                </v:oval>
              </w:pict>
            </mc:Fallback>
          </mc:AlternateContent>
        </w:r>
      </w:ins>
      <w:ins w:id="82" w:author="Samantha Udolf" w:date="2015-05-03T18:48:00Z">
        <w:r>
          <w:rPr>
            <w:rFonts w:ascii="Calibri" w:hAnsi="Calibri"/>
            <w:noProof/>
            <w:color w:val="000000"/>
            <w:sz w:val="28"/>
            <w:szCs w:val="28"/>
            <w:rPrChange w:id="83" w:author="Unknown">
              <w:rPr>
                <w:noProof/>
              </w:rPr>
            </w:rPrChange>
          </w:rPr>
          <w:drawing>
            <wp:inline distT="0" distB="0" distL="0" distR="0" wp14:anchorId="10648E99" wp14:editId="6DF3E599">
              <wp:extent cx="5052080" cy="34251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3 at 6.47.31 PM.png"/>
                      <pic:cNvPicPr/>
                    </pic:nvPicPr>
                    <pic:blipFill>
                      <a:blip r:embed="rId15">
                        <a:extLst>
                          <a:ext uri="{28A0092B-C50C-407E-A947-70E740481C1C}">
                            <a14:useLocalDpi xmlns:a14="http://schemas.microsoft.com/office/drawing/2010/main" val="0"/>
                          </a:ext>
                        </a:extLst>
                      </a:blip>
                      <a:stretch>
                        <a:fillRect/>
                      </a:stretch>
                    </pic:blipFill>
                    <pic:spPr>
                      <a:xfrm>
                        <a:off x="0" y="0"/>
                        <a:ext cx="5052080" cy="3425190"/>
                      </a:xfrm>
                      <a:prstGeom prst="rect">
                        <a:avLst/>
                      </a:prstGeom>
                    </pic:spPr>
                  </pic:pic>
                </a:graphicData>
              </a:graphic>
            </wp:inline>
          </w:drawing>
        </w:r>
      </w:ins>
    </w:p>
    <w:p w14:paraId="7B9E72C0" w14:textId="77777777" w:rsidR="00837DDD" w:rsidRPr="00086776" w:rsidRDefault="00837DDD" w:rsidP="00086776">
      <w:pPr>
        <w:pStyle w:val="BlockHeadings"/>
        <w:jc w:val="both"/>
        <w:rPr>
          <w:rFonts w:asciiTheme="majorHAnsi" w:hAnsiTheme="majorHAnsi" w:cs="Arial"/>
          <w:bCs/>
          <w:color w:val="000000"/>
          <w:szCs w:val="28"/>
          <w:shd w:val="clear" w:color="auto" w:fill="FFFFFF"/>
        </w:rPr>
      </w:pPr>
    </w:p>
    <w:p w14:paraId="08A518CE" w14:textId="67CF3733" w:rsidR="00837DDD" w:rsidRDefault="00874B43" w:rsidP="00086776">
      <w:pPr>
        <w:pStyle w:val="BlockHeadings"/>
        <w:jc w:val="both"/>
        <w:rPr>
          <w:ins w:id="84" w:author="Samantha Udolf" w:date="2015-05-03T18:52:00Z"/>
          <w:rFonts w:asciiTheme="majorHAnsi" w:hAnsiTheme="majorHAnsi" w:cs="Arial"/>
          <w:b w:val="0"/>
          <w:bCs/>
          <w:color w:val="000000"/>
          <w:szCs w:val="28"/>
          <w:shd w:val="clear" w:color="auto" w:fill="FFFFFF"/>
        </w:rPr>
      </w:pPr>
      <w:ins w:id="85" w:author="Samantha Udolf" w:date="2015-05-03T18:52:00Z">
        <w:r>
          <w:rPr>
            <w:rFonts w:asciiTheme="majorHAnsi" w:hAnsiTheme="majorHAnsi" w:cs="Arial"/>
            <w:b w:val="0"/>
            <w:bCs/>
            <w:color w:val="000000"/>
            <w:szCs w:val="28"/>
            <w:shd w:val="clear" w:color="auto" w:fill="FFFFFF"/>
          </w:rPr>
          <w:t>We also noticed that for every station and time brush selected, there were more registered users than casual users.</w:t>
        </w:r>
      </w:ins>
    </w:p>
    <w:p w14:paraId="3E373A95" w14:textId="05A17964" w:rsidR="00874B43" w:rsidRDefault="00874B43">
      <w:pPr>
        <w:pStyle w:val="Nothing"/>
        <w:rPr>
          <w:ins w:id="86" w:author="Samantha Udolf" w:date="2015-05-03T18:53:00Z"/>
        </w:rPr>
        <w:pPrChange w:id="87" w:author="Samantha Udolf" w:date="2015-05-03T18:53:00Z">
          <w:pPr>
            <w:pStyle w:val="BlockHeadings"/>
            <w:jc w:val="both"/>
          </w:pPr>
        </w:pPrChange>
      </w:pPr>
      <w:ins w:id="88" w:author="Samantha Udolf" w:date="2015-05-03T18:53:00Z">
        <w:r w:rsidRPr="005B30A2">
          <w:rPr>
            <w:noProof/>
          </w:rPr>
          <w:drawing>
            <wp:inline distT="0" distB="0" distL="0" distR="0" wp14:anchorId="1EBA93B9" wp14:editId="2664A2F1">
              <wp:extent cx="4267200" cy="2609693"/>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3 at 6.52.35 PM.png"/>
                      <pic:cNvPicPr/>
                    </pic:nvPicPr>
                    <pic:blipFill>
                      <a:blip r:embed="rId16">
                        <a:extLst>
                          <a:ext uri="{28A0092B-C50C-407E-A947-70E740481C1C}">
                            <a14:useLocalDpi xmlns:a14="http://schemas.microsoft.com/office/drawing/2010/main" val="0"/>
                          </a:ext>
                        </a:extLst>
                      </a:blip>
                      <a:stretch>
                        <a:fillRect/>
                      </a:stretch>
                    </pic:blipFill>
                    <pic:spPr>
                      <a:xfrm>
                        <a:off x="0" y="0"/>
                        <a:ext cx="4267200" cy="2609693"/>
                      </a:xfrm>
                      <a:prstGeom prst="rect">
                        <a:avLst/>
                      </a:prstGeom>
                    </pic:spPr>
                  </pic:pic>
                </a:graphicData>
              </a:graphic>
            </wp:inline>
          </w:drawing>
        </w:r>
      </w:ins>
    </w:p>
    <w:p w14:paraId="7DCBAD59" w14:textId="77777777" w:rsidR="00874B43" w:rsidRPr="00874B43" w:rsidRDefault="00874B43">
      <w:pPr>
        <w:pStyle w:val="Nothing"/>
        <w:rPr>
          <w:ins w:id="89" w:author="Samantha Udolf" w:date="2015-05-03T18:53:00Z"/>
          <w:rFonts w:asciiTheme="majorHAnsi" w:hAnsiTheme="majorHAnsi"/>
          <w:szCs w:val="28"/>
          <w:rPrChange w:id="90" w:author="Samantha Udolf" w:date="2015-05-03T18:54:00Z">
            <w:rPr>
              <w:ins w:id="91" w:author="Samantha Udolf" w:date="2015-05-03T18:53:00Z"/>
            </w:rPr>
          </w:rPrChange>
        </w:rPr>
        <w:pPrChange w:id="92" w:author="Samantha Udolf" w:date="2015-05-03T18:53:00Z">
          <w:pPr>
            <w:pStyle w:val="BlockHeadings"/>
            <w:jc w:val="both"/>
          </w:pPr>
        </w:pPrChange>
      </w:pPr>
    </w:p>
    <w:p w14:paraId="09C61936" w14:textId="0FC1D30F" w:rsidR="00874B43" w:rsidRDefault="00874B43">
      <w:pPr>
        <w:pStyle w:val="Nothing"/>
        <w:rPr>
          <w:ins w:id="93" w:author="Samantha Udolf" w:date="2015-05-03T18:54:00Z"/>
          <w:rFonts w:asciiTheme="majorHAnsi" w:hAnsiTheme="majorHAnsi"/>
          <w:szCs w:val="28"/>
        </w:rPr>
        <w:pPrChange w:id="94" w:author="Samantha Udolf" w:date="2015-05-03T18:53:00Z">
          <w:pPr>
            <w:pStyle w:val="BlockHeadings"/>
            <w:jc w:val="both"/>
          </w:pPr>
        </w:pPrChange>
      </w:pPr>
      <w:ins w:id="95" w:author="Samantha Udolf" w:date="2015-05-03T18:54:00Z">
        <w:r w:rsidRPr="00874B43">
          <w:rPr>
            <w:rFonts w:asciiTheme="majorHAnsi" w:hAnsiTheme="majorHAnsi"/>
            <w:sz w:val="28"/>
            <w:szCs w:val="28"/>
            <w:rPrChange w:id="96" w:author="Samantha Udolf" w:date="2015-05-03T18:54:00Z">
              <w:rPr>
                <w:b w:val="0"/>
              </w:rPr>
            </w:rPrChange>
          </w:rPr>
          <w:t xml:space="preserve">There was no trend we noticed with the age groups and gender. </w:t>
        </w:r>
      </w:ins>
    </w:p>
    <w:p w14:paraId="19CAA0E5" w14:textId="77777777" w:rsidR="00874B43" w:rsidRPr="00874B43" w:rsidRDefault="00874B43">
      <w:pPr>
        <w:pStyle w:val="Nothing"/>
        <w:rPr>
          <w:rFonts w:asciiTheme="majorHAnsi" w:hAnsiTheme="majorHAnsi"/>
          <w:szCs w:val="28"/>
          <w:rPrChange w:id="97" w:author="Samantha Udolf" w:date="2015-05-03T18:54:00Z">
            <w:rPr>
              <w:rFonts w:asciiTheme="majorHAnsi" w:hAnsiTheme="majorHAnsi" w:cs="Arial"/>
              <w:bCs/>
              <w:color w:val="000000"/>
              <w:szCs w:val="28"/>
              <w:shd w:val="clear" w:color="auto" w:fill="FFFFFF"/>
            </w:rPr>
          </w:rPrChange>
        </w:rPr>
        <w:pPrChange w:id="98" w:author="Samantha Udolf" w:date="2015-05-03T18:53:00Z">
          <w:pPr>
            <w:pStyle w:val="BlockHeadings"/>
            <w:jc w:val="both"/>
          </w:pPr>
        </w:pPrChange>
      </w:pPr>
    </w:p>
    <w:p w14:paraId="040246FB" w14:textId="203DDAE5" w:rsidR="00837DDD" w:rsidRPr="00086776" w:rsidRDefault="001C23A6" w:rsidP="00086776">
      <w:pPr>
        <w:pStyle w:val="BlockHeadings"/>
        <w:jc w:val="both"/>
        <w:rPr>
          <w:rFonts w:asciiTheme="majorHAnsi" w:hAnsiTheme="majorHAnsi" w:cs="Arial"/>
          <w:bCs/>
          <w:color w:val="000000"/>
          <w:szCs w:val="28"/>
          <w:shd w:val="clear" w:color="auto" w:fill="FFFFFF"/>
        </w:rPr>
      </w:pPr>
      <w:bookmarkStart w:id="99" w:name="_Toc290918617"/>
      <w:r w:rsidRPr="00086776">
        <w:rPr>
          <w:rFonts w:asciiTheme="majorHAnsi" w:hAnsiTheme="majorHAnsi" w:cs="Arial"/>
          <w:bCs/>
          <w:color w:val="000000"/>
          <w:szCs w:val="28"/>
          <w:shd w:val="clear" w:color="auto" w:fill="FFFFFF"/>
        </w:rPr>
        <w:t>CURRENT PROBLEMS</w:t>
      </w:r>
      <w:bookmarkEnd w:id="99"/>
    </w:p>
    <w:p w14:paraId="7ABDBEFD" w14:textId="13064C2A" w:rsidR="006C6430" w:rsidRPr="00086776" w:rsidRDefault="001C23A6" w:rsidP="00086776">
      <w:pPr>
        <w:shd w:val="clear" w:color="auto" w:fill="FFFFFF"/>
        <w:spacing w:line="360" w:lineRule="atLeast"/>
        <w:jc w:val="both"/>
        <w:rPr>
          <w:rFonts w:ascii="Calibri" w:hAnsi="Calibri"/>
          <w:color w:val="000000"/>
          <w:sz w:val="28"/>
          <w:szCs w:val="28"/>
        </w:rPr>
      </w:pPr>
      <w:commentRangeStart w:id="100"/>
      <w:r w:rsidRPr="00086776">
        <w:rPr>
          <w:rFonts w:ascii="Calibri" w:hAnsi="Calibri"/>
          <w:color w:val="000000"/>
          <w:sz w:val="28"/>
          <w:szCs w:val="28"/>
        </w:rPr>
        <w:lastRenderedPageBreak/>
        <w:t xml:space="preserve">The following line of code is supposed to allow us to click on each station but it doesn’t work: </w:t>
      </w:r>
      <w:proofErr w:type="spellStart"/>
      <w:r w:rsidR="006C6430" w:rsidRPr="00086776">
        <w:rPr>
          <w:rFonts w:ascii="Calibri" w:hAnsi="Calibri"/>
          <w:color w:val="000000"/>
          <w:sz w:val="28"/>
          <w:szCs w:val="28"/>
        </w:rPr>
        <w:t>var</w:t>
      </w:r>
      <w:proofErr w:type="spellEnd"/>
      <w:r w:rsidR="006C6430" w:rsidRPr="00086776">
        <w:rPr>
          <w:rFonts w:ascii="Calibri" w:hAnsi="Calibri"/>
          <w:color w:val="000000"/>
          <w:sz w:val="28"/>
          <w:szCs w:val="28"/>
        </w:rPr>
        <w:t xml:space="preserve"> layer = </w:t>
      </w:r>
      <w:proofErr w:type="gramStart"/>
      <w:r w:rsidR="006C6430" w:rsidRPr="00086776">
        <w:rPr>
          <w:rFonts w:ascii="Calibri" w:hAnsi="Calibri"/>
          <w:color w:val="000000"/>
          <w:sz w:val="28"/>
          <w:szCs w:val="28"/>
        </w:rPr>
        <w:t>d3.select(</w:t>
      </w:r>
      <w:proofErr w:type="spellStart"/>
      <w:proofErr w:type="gramEnd"/>
      <w:r w:rsidR="006C6430" w:rsidRPr="00086776">
        <w:rPr>
          <w:rFonts w:ascii="Calibri" w:hAnsi="Calibri"/>
          <w:color w:val="000000"/>
          <w:sz w:val="28"/>
          <w:szCs w:val="28"/>
        </w:rPr>
        <w:t>this.getPanes</w:t>
      </w:r>
      <w:proofErr w:type="spellEnd"/>
      <w:r w:rsidR="006C6430" w:rsidRPr="00086776">
        <w:rPr>
          <w:rFonts w:ascii="Calibri" w:hAnsi="Calibri"/>
          <w:color w:val="000000"/>
          <w:sz w:val="28"/>
          <w:szCs w:val="28"/>
        </w:rPr>
        <w:t>().</w:t>
      </w:r>
      <w:proofErr w:type="spellStart"/>
      <w:r w:rsidR="006C6430" w:rsidRPr="00086776">
        <w:rPr>
          <w:rFonts w:ascii="Calibri" w:hAnsi="Calibri"/>
          <w:color w:val="000000"/>
          <w:sz w:val="28"/>
          <w:szCs w:val="28"/>
        </w:rPr>
        <w:t>overlayMouseTarget</w:t>
      </w:r>
      <w:proofErr w:type="spellEnd"/>
      <w:r w:rsidR="006C6430" w:rsidRPr="00086776">
        <w:rPr>
          <w:rFonts w:ascii="Calibri" w:hAnsi="Calibri"/>
          <w:color w:val="000000"/>
          <w:sz w:val="28"/>
          <w:szCs w:val="28"/>
        </w:rPr>
        <w:t>,</w:t>
      </w:r>
      <w:r w:rsidRPr="00086776">
        <w:rPr>
          <w:rFonts w:ascii="Calibri" w:hAnsi="Calibri"/>
          <w:color w:val="000000"/>
          <w:sz w:val="28"/>
          <w:szCs w:val="28"/>
        </w:rPr>
        <w:t xml:space="preserve"> so this is something we are currently working through. In addition, </w:t>
      </w:r>
      <w:r w:rsidR="00BF0AC0" w:rsidRPr="00086776">
        <w:rPr>
          <w:rFonts w:ascii="Calibri" w:hAnsi="Calibri"/>
          <w:color w:val="000000"/>
          <w:sz w:val="28"/>
          <w:szCs w:val="28"/>
        </w:rPr>
        <w:t>we are working on the optimal placement of each div element on the page.</w:t>
      </w:r>
    </w:p>
    <w:p w14:paraId="75C753D6" w14:textId="77777777" w:rsidR="004F5CC3" w:rsidRDefault="004F5CC3" w:rsidP="00086776">
      <w:pPr>
        <w:jc w:val="both"/>
        <w:rPr>
          <w:rFonts w:ascii="Calibri" w:hAnsi="Calibri" w:cs="Arial"/>
          <w:color w:val="000000"/>
          <w:sz w:val="28"/>
          <w:szCs w:val="28"/>
          <w:shd w:val="clear" w:color="auto" w:fill="FFFFFF"/>
        </w:rPr>
      </w:pPr>
    </w:p>
    <w:p w14:paraId="63B415CF" w14:textId="3A16E176" w:rsidR="000B0BEB" w:rsidRPr="00086776" w:rsidRDefault="000B0BEB" w:rsidP="00086776">
      <w:pPr>
        <w:jc w:val="both"/>
        <w:rPr>
          <w:rFonts w:ascii="Calibri" w:hAnsi="Calibri" w:cs="Arial"/>
          <w:color w:val="000000"/>
          <w:sz w:val="28"/>
          <w:szCs w:val="28"/>
          <w:shd w:val="clear" w:color="auto" w:fill="FFFFFF"/>
        </w:rPr>
      </w:pPr>
      <w:r>
        <w:rPr>
          <w:rFonts w:ascii="Calibri" w:hAnsi="Calibri" w:cs="Arial"/>
          <w:color w:val="000000"/>
          <w:sz w:val="28"/>
          <w:szCs w:val="28"/>
          <w:shd w:val="clear" w:color="auto" w:fill="FFFFFF"/>
        </w:rPr>
        <w:t xml:space="preserve">To bypass this problem, we opted for a dropdown menu to </w:t>
      </w:r>
      <w:r w:rsidR="00EE2A0F">
        <w:rPr>
          <w:rFonts w:ascii="Calibri" w:hAnsi="Calibri" w:cs="Arial"/>
          <w:color w:val="000000"/>
          <w:sz w:val="28"/>
          <w:szCs w:val="28"/>
          <w:shd w:val="clear" w:color="auto" w:fill="FFFFFF"/>
        </w:rPr>
        <w:t>filter and select the stations that we want to investigate in further detail.</w:t>
      </w:r>
    </w:p>
    <w:commentRangeEnd w:id="100"/>
    <w:p w14:paraId="3DF423A8" w14:textId="77777777" w:rsidR="00B03066" w:rsidRPr="00086776" w:rsidRDefault="00756DCF" w:rsidP="00086776">
      <w:pPr>
        <w:jc w:val="both"/>
        <w:rPr>
          <w:rFonts w:ascii="Calibri" w:hAnsi="Calibri" w:cs="Arial"/>
          <w:color w:val="000000"/>
          <w:sz w:val="28"/>
          <w:szCs w:val="28"/>
          <w:shd w:val="clear" w:color="auto" w:fill="FFFFFF"/>
        </w:rPr>
      </w:pPr>
      <w:r>
        <w:rPr>
          <w:rStyle w:val="CommentReference"/>
        </w:rPr>
        <w:commentReference w:id="100"/>
      </w:r>
    </w:p>
    <w:p w14:paraId="5A08A91D" w14:textId="77777777" w:rsidR="00B03066" w:rsidRPr="00086776" w:rsidRDefault="00B03066" w:rsidP="00086776">
      <w:pPr>
        <w:jc w:val="both"/>
        <w:rPr>
          <w:rFonts w:ascii="Calibri" w:hAnsi="Calibri" w:cs="Arial"/>
          <w:color w:val="000000"/>
          <w:sz w:val="28"/>
          <w:szCs w:val="28"/>
          <w:shd w:val="clear" w:color="auto" w:fill="FFFFFF"/>
        </w:rPr>
      </w:pPr>
    </w:p>
    <w:p w14:paraId="194CA982" w14:textId="77777777" w:rsidR="00B03066" w:rsidRPr="00086776" w:rsidRDefault="00B03066" w:rsidP="00086776">
      <w:pPr>
        <w:jc w:val="both"/>
        <w:rPr>
          <w:rFonts w:ascii="Calibri" w:hAnsi="Calibri" w:cs="Arial"/>
          <w:color w:val="000000"/>
          <w:sz w:val="28"/>
          <w:szCs w:val="28"/>
          <w:shd w:val="clear" w:color="auto" w:fill="FFFFFF"/>
        </w:rPr>
      </w:pPr>
    </w:p>
    <w:p w14:paraId="2D0FB040" w14:textId="77777777" w:rsidR="00B03066" w:rsidRPr="00086776" w:rsidRDefault="00B03066" w:rsidP="00086776">
      <w:pPr>
        <w:jc w:val="both"/>
        <w:rPr>
          <w:rFonts w:ascii="Calibri" w:hAnsi="Calibri" w:cs="Arial"/>
          <w:color w:val="000000"/>
          <w:sz w:val="28"/>
          <w:szCs w:val="28"/>
          <w:shd w:val="clear" w:color="auto" w:fill="FFFFFF"/>
        </w:rPr>
      </w:pPr>
    </w:p>
    <w:p w14:paraId="4DE960CA" w14:textId="77777777" w:rsidR="00B03066" w:rsidRPr="00086776" w:rsidRDefault="00B03066" w:rsidP="00086776">
      <w:pPr>
        <w:jc w:val="both"/>
        <w:rPr>
          <w:rFonts w:ascii="Calibri" w:hAnsi="Calibri" w:cs="Arial"/>
          <w:color w:val="000000"/>
          <w:sz w:val="28"/>
          <w:szCs w:val="28"/>
          <w:shd w:val="clear" w:color="auto" w:fill="FFFFFF"/>
        </w:rPr>
      </w:pPr>
    </w:p>
    <w:p w14:paraId="0D33018C" w14:textId="77777777" w:rsidR="00B03066" w:rsidRPr="00086776" w:rsidRDefault="00B03066" w:rsidP="00086776">
      <w:pPr>
        <w:jc w:val="both"/>
        <w:rPr>
          <w:rFonts w:ascii="Calibri" w:hAnsi="Calibri" w:cs="Arial"/>
          <w:color w:val="000000"/>
          <w:sz w:val="28"/>
          <w:szCs w:val="28"/>
          <w:shd w:val="clear" w:color="auto" w:fill="FFFFFF"/>
        </w:rPr>
      </w:pPr>
    </w:p>
    <w:p w14:paraId="78CF1B5E" w14:textId="77777777" w:rsidR="00B03066" w:rsidRPr="00086776" w:rsidRDefault="00B03066" w:rsidP="00086776">
      <w:pPr>
        <w:jc w:val="both"/>
        <w:rPr>
          <w:rFonts w:ascii="Calibri" w:hAnsi="Calibri" w:cs="Arial"/>
          <w:color w:val="000000"/>
          <w:sz w:val="28"/>
          <w:szCs w:val="28"/>
          <w:shd w:val="clear" w:color="auto" w:fill="FFFFFF"/>
        </w:rPr>
      </w:pPr>
    </w:p>
    <w:p w14:paraId="3C59D83D" w14:textId="77777777" w:rsidR="00B03066" w:rsidRPr="00086776" w:rsidRDefault="00B03066" w:rsidP="00086776">
      <w:pPr>
        <w:jc w:val="both"/>
        <w:rPr>
          <w:rFonts w:ascii="Calibri" w:hAnsi="Calibri" w:cs="Arial"/>
          <w:color w:val="000000"/>
          <w:sz w:val="28"/>
          <w:szCs w:val="28"/>
          <w:shd w:val="clear" w:color="auto" w:fill="FFFFFF"/>
        </w:rPr>
      </w:pPr>
    </w:p>
    <w:p w14:paraId="5DC975FF" w14:textId="77777777" w:rsidR="00B03066" w:rsidRPr="00086776" w:rsidRDefault="00B03066" w:rsidP="00086776">
      <w:pPr>
        <w:jc w:val="both"/>
        <w:rPr>
          <w:rFonts w:ascii="Calibri" w:hAnsi="Calibri" w:cs="Arial"/>
          <w:color w:val="000000"/>
          <w:sz w:val="28"/>
          <w:szCs w:val="28"/>
          <w:shd w:val="clear" w:color="auto" w:fill="FFFFFF"/>
        </w:rPr>
      </w:pPr>
    </w:p>
    <w:p w14:paraId="14C0AFAD" w14:textId="77777777" w:rsidR="00B03066" w:rsidRPr="00086776" w:rsidRDefault="00B03066" w:rsidP="00086776">
      <w:pPr>
        <w:jc w:val="both"/>
        <w:rPr>
          <w:rFonts w:ascii="Calibri" w:hAnsi="Calibri" w:cs="Arial"/>
          <w:color w:val="000000"/>
          <w:sz w:val="28"/>
          <w:szCs w:val="28"/>
          <w:shd w:val="clear" w:color="auto" w:fill="FFFFFF"/>
        </w:rPr>
      </w:pPr>
    </w:p>
    <w:p w14:paraId="604DDA5A" w14:textId="77777777" w:rsidR="009E0ACA" w:rsidRPr="00086776" w:rsidRDefault="009E0ACA" w:rsidP="00086776">
      <w:pPr>
        <w:jc w:val="both"/>
        <w:rPr>
          <w:rFonts w:ascii="Calibri" w:hAnsi="Calibri" w:cs="Arial"/>
          <w:i/>
          <w:color w:val="000000"/>
          <w:sz w:val="28"/>
          <w:szCs w:val="28"/>
          <w:shd w:val="clear" w:color="auto" w:fill="FFFFFF"/>
        </w:rPr>
      </w:pPr>
    </w:p>
    <w:p w14:paraId="25BE9EDD" w14:textId="77777777" w:rsidR="009E0ACA" w:rsidRPr="00086776" w:rsidRDefault="009E0ACA" w:rsidP="00086776">
      <w:pPr>
        <w:jc w:val="both"/>
        <w:rPr>
          <w:rFonts w:ascii="Calibri" w:hAnsi="Calibri" w:cs="Arial"/>
          <w:i/>
          <w:color w:val="000000"/>
          <w:sz w:val="28"/>
          <w:szCs w:val="28"/>
          <w:shd w:val="clear" w:color="auto" w:fill="FFFFFF"/>
        </w:rPr>
      </w:pPr>
    </w:p>
    <w:p w14:paraId="1CE15AE8" w14:textId="77777777" w:rsidR="009E0ACA" w:rsidRPr="00086776" w:rsidRDefault="009E0ACA" w:rsidP="00086776">
      <w:pPr>
        <w:jc w:val="both"/>
        <w:rPr>
          <w:rFonts w:ascii="Calibri" w:hAnsi="Calibri" w:cs="Arial"/>
          <w:i/>
          <w:color w:val="000000"/>
          <w:sz w:val="28"/>
          <w:szCs w:val="28"/>
          <w:shd w:val="clear" w:color="auto" w:fill="FFFFFF"/>
        </w:rPr>
      </w:pPr>
    </w:p>
    <w:p w14:paraId="0C6928DC" w14:textId="77777777" w:rsidR="009E0ACA" w:rsidRPr="00086776" w:rsidRDefault="009E0ACA" w:rsidP="00086776">
      <w:pPr>
        <w:jc w:val="both"/>
        <w:rPr>
          <w:rFonts w:ascii="Calibri" w:hAnsi="Calibri" w:cs="Arial"/>
          <w:i/>
          <w:color w:val="000000"/>
          <w:sz w:val="28"/>
          <w:szCs w:val="28"/>
          <w:shd w:val="clear" w:color="auto" w:fill="FFFFFF"/>
        </w:rPr>
      </w:pPr>
    </w:p>
    <w:p w14:paraId="39514AB3" w14:textId="77777777" w:rsidR="009E0ACA" w:rsidRPr="00086776" w:rsidRDefault="009E0ACA" w:rsidP="00086776">
      <w:pPr>
        <w:jc w:val="both"/>
        <w:rPr>
          <w:rFonts w:ascii="Calibri" w:hAnsi="Calibri" w:cs="Arial"/>
          <w:i/>
          <w:color w:val="000000"/>
          <w:sz w:val="28"/>
          <w:szCs w:val="28"/>
          <w:shd w:val="clear" w:color="auto" w:fill="FFFFFF"/>
        </w:rPr>
      </w:pPr>
    </w:p>
    <w:p w14:paraId="7EAB9981" w14:textId="77777777" w:rsidR="009E0ACA" w:rsidRPr="00086776" w:rsidRDefault="009E0ACA" w:rsidP="00086776">
      <w:pPr>
        <w:jc w:val="both"/>
        <w:rPr>
          <w:rFonts w:ascii="Calibri" w:hAnsi="Calibri" w:cs="Arial"/>
          <w:i/>
          <w:color w:val="000000"/>
          <w:sz w:val="28"/>
          <w:szCs w:val="28"/>
          <w:shd w:val="clear" w:color="auto" w:fill="FFFFFF"/>
        </w:rPr>
      </w:pPr>
    </w:p>
    <w:p w14:paraId="182CD9F5" w14:textId="77777777" w:rsidR="009E0ACA" w:rsidRPr="00086776" w:rsidRDefault="009E0ACA" w:rsidP="00086776">
      <w:pPr>
        <w:jc w:val="both"/>
        <w:rPr>
          <w:rFonts w:ascii="Calibri" w:hAnsi="Calibri" w:cs="Arial"/>
          <w:i/>
          <w:color w:val="000000"/>
          <w:sz w:val="28"/>
          <w:szCs w:val="28"/>
          <w:shd w:val="clear" w:color="auto" w:fill="FFFFFF"/>
        </w:rPr>
      </w:pPr>
    </w:p>
    <w:p w14:paraId="24FC1885" w14:textId="5F2AD9F1" w:rsidR="00CE0D02" w:rsidRPr="00086776" w:rsidRDefault="00CE0D02" w:rsidP="00086776">
      <w:pPr>
        <w:jc w:val="both"/>
        <w:rPr>
          <w:rFonts w:ascii="Calibri" w:hAnsi="Calibri" w:cs="Arial"/>
          <w:b/>
          <w:bCs/>
          <w:color w:val="000000"/>
          <w:sz w:val="28"/>
          <w:szCs w:val="28"/>
          <w:shd w:val="clear" w:color="auto" w:fill="FFFFFF"/>
        </w:rPr>
      </w:pPr>
    </w:p>
    <w:sectPr w:rsidR="00CE0D02" w:rsidRPr="00086776" w:rsidSect="00D14EF4">
      <w:headerReference w:type="default" r:id="rId17"/>
      <w:footerReference w:type="default" r:id="rId18"/>
      <w:pgSz w:w="12240" w:h="15840"/>
      <w:pgMar w:top="1080" w:right="1080" w:bottom="1080" w:left="108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Samantha Udolf" w:date="2015-05-03T18:28:00Z" w:initials="SU">
    <w:p w14:paraId="25CE7AE7" w14:textId="2B933BA3" w:rsidR="005B30A2" w:rsidRDefault="005B30A2">
      <w:pPr>
        <w:pStyle w:val="CommentText"/>
      </w:pPr>
      <w:r>
        <w:rPr>
          <w:rStyle w:val="CommentReference"/>
        </w:rPr>
        <w:annotationRef/>
      </w:r>
      <w:r>
        <w:t>Isn’t the size of the bubbles not constant over time? The size of the bubbles increases/decreases based on the time that is selected</w:t>
      </w:r>
    </w:p>
  </w:comment>
  <w:comment w:id="100" w:author="Samantha Udolf" w:date="2015-05-03T18:42:00Z" w:initials="SU">
    <w:p w14:paraId="132BF9FF" w14:textId="38FD88B0" w:rsidR="005B30A2" w:rsidRDefault="005B30A2">
      <w:pPr>
        <w:pStyle w:val="CommentText"/>
      </w:pPr>
      <w:r>
        <w:rPr>
          <w:rStyle w:val="CommentReference"/>
        </w:rPr>
        <w:annotationRef/>
      </w:r>
      <w:r>
        <w:t>Should we delete this section?</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C921EF" w14:textId="77777777" w:rsidR="005B30A2" w:rsidRDefault="005B30A2" w:rsidP="00D14EF4">
      <w:r>
        <w:separator/>
      </w:r>
    </w:p>
  </w:endnote>
  <w:endnote w:type="continuationSeparator" w:id="0">
    <w:p w14:paraId="4209D764" w14:textId="77777777" w:rsidR="005B30A2" w:rsidRDefault="005B30A2" w:rsidP="00D14E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宋体">
    <w:panose1 w:val="00000000000000000000"/>
    <w:charset w:val="86"/>
    <w:family w:val="auto"/>
    <w:notTrueType/>
    <w:pitch w:val="variable"/>
    <w:sig w:usb0="00000001" w:usb1="080E0000" w:usb2="00000010" w:usb3="00000000" w:csb0="00040000"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Narrow">
    <w:panose1 w:val="020B0506020202030204"/>
    <w:charset w:val="00"/>
    <w:family w:val="auto"/>
    <w:pitch w:val="variable"/>
    <w:sig w:usb0="00000287" w:usb1="00000800" w:usb2="00000000" w:usb3="00000000" w:csb0="0000009F" w:csb1="00000000"/>
  </w:font>
  <w:font w:name="Arial">
    <w:panose1 w:val="020B060402020202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A415D1" w14:textId="77777777" w:rsidR="005B30A2" w:rsidRPr="00C515B6" w:rsidRDefault="005B30A2">
    <w:pPr>
      <w:pStyle w:val="Footer"/>
      <w:jc w:val="right"/>
      <w:rPr>
        <w:b/>
        <w:sz w:val="32"/>
        <w:szCs w:val="32"/>
      </w:rPr>
    </w:pPr>
    <w:r>
      <w:fldChar w:fldCharType="begin"/>
    </w:r>
    <w:r>
      <w:instrText xml:space="preserve"> PAGE   \* MERGEFORMAT </w:instrText>
    </w:r>
    <w:r>
      <w:fldChar w:fldCharType="separate"/>
    </w:r>
    <w:r w:rsidR="009721BC" w:rsidRPr="009721BC">
      <w:rPr>
        <w:b/>
        <w:noProof/>
        <w:sz w:val="32"/>
        <w:szCs w:val="32"/>
      </w:rPr>
      <w:t>12</w:t>
    </w:r>
    <w:r>
      <w:rPr>
        <w:b/>
        <w:noProof/>
        <w:sz w:val="32"/>
        <w:szCs w:val="32"/>
      </w:rPr>
      <w:fldChar w:fldCharType="end"/>
    </w:r>
  </w:p>
  <w:p w14:paraId="4BE5D4C9" w14:textId="77777777" w:rsidR="005B30A2" w:rsidRDefault="005B30A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3DAB62" w14:textId="77777777" w:rsidR="005B30A2" w:rsidRDefault="005B30A2" w:rsidP="00D14EF4">
      <w:r>
        <w:separator/>
      </w:r>
    </w:p>
  </w:footnote>
  <w:footnote w:type="continuationSeparator" w:id="0">
    <w:p w14:paraId="05258D87" w14:textId="77777777" w:rsidR="005B30A2" w:rsidRDefault="005B30A2" w:rsidP="00D14EF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998296" w14:textId="77777777" w:rsidR="005B30A2" w:rsidRPr="003D531C" w:rsidRDefault="005B30A2" w:rsidP="00D14EF4">
    <w:pPr>
      <w:pStyle w:val="Header"/>
      <w:tabs>
        <w:tab w:val="clear" w:pos="9360"/>
        <w:tab w:val="right" w:pos="10080"/>
      </w:tabs>
      <w:rPr>
        <w:rFonts w:ascii="Calibri" w:hAnsi="Calibri"/>
      </w:rPr>
    </w:pPr>
    <w:r w:rsidRPr="003D531C">
      <w:rPr>
        <w:rFonts w:ascii="Calibri" w:hAnsi="Calibri"/>
      </w:rPr>
      <w:tab/>
    </w:r>
    <w:r w:rsidRPr="003D531C">
      <w:rPr>
        <w:rFonts w:ascii="Calibri" w:hAnsi="Calibri"/>
      </w:rPr>
      <w:tab/>
    </w:r>
    <w:r>
      <w:rPr>
        <w:rFonts w:ascii="Calibri" w:hAnsi="Calibri"/>
      </w:rPr>
      <w:t>VISUALIZING BIKE SHARE DATA</w:t>
    </w:r>
  </w:p>
  <w:p w14:paraId="25337F0C" w14:textId="77777777" w:rsidR="005B30A2" w:rsidRDefault="005B30A2" w:rsidP="003D531C">
    <w:pPr>
      <w:pStyle w:val="Header"/>
      <w:tabs>
        <w:tab w:val="clear" w:pos="4680"/>
        <w:tab w:val="clear" w:pos="9360"/>
        <w:tab w:val="right" w:pos="10080"/>
      </w:tabs>
      <w:rPr>
        <w:rFonts w:ascii="Calibri" w:hAnsi="Calibri"/>
        <w:b/>
      </w:rPr>
    </w:pPr>
    <w:r>
      <w:rPr>
        <w:rFonts w:ascii="Calibri" w:hAnsi="Calibri"/>
        <w:b/>
      </w:rPr>
      <w:tab/>
    </w:r>
    <w:r w:rsidRPr="003D531C">
      <w:rPr>
        <w:rFonts w:ascii="Calibri" w:hAnsi="Calibri"/>
      </w:rPr>
      <w:t xml:space="preserve">Page </w:t>
    </w:r>
    <w:r w:rsidRPr="003D531C">
      <w:rPr>
        <w:rStyle w:val="PageNumber"/>
        <w:rFonts w:ascii="Calibri" w:hAnsi="Calibri"/>
      </w:rPr>
      <w:fldChar w:fldCharType="begin"/>
    </w:r>
    <w:r w:rsidRPr="003D531C">
      <w:rPr>
        <w:rStyle w:val="PageNumber"/>
        <w:rFonts w:ascii="Calibri" w:hAnsi="Calibri"/>
      </w:rPr>
      <w:instrText xml:space="preserve"> PAGE </w:instrText>
    </w:r>
    <w:r w:rsidRPr="003D531C">
      <w:rPr>
        <w:rStyle w:val="PageNumber"/>
        <w:rFonts w:ascii="Calibri" w:hAnsi="Calibri"/>
      </w:rPr>
      <w:fldChar w:fldCharType="separate"/>
    </w:r>
    <w:r w:rsidR="009721BC">
      <w:rPr>
        <w:rStyle w:val="PageNumber"/>
        <w:rFonts w:ascii="Calibri" w:hAnsi="Calibri"/>
        <w:noProof/>
      </w:rPr>
      <w:t>12</w:t>
    </w:r>
    <w:r w:rsidRPr="003D531C">
      <w:rPr>
        <w:rStyle w:val="PageNumber"/>
        <w:rFonts w:ascii="Calibri" w:hAnsi="Calibri"/>
      </w:rPr>
      <w:fldChar w:fldCharType="end"/>
    </w:r>
    <w:r w:rsidRPr="003D531C">
      <w:rPr>
        <w:rStyle w:val="PageNumber"/>
        <w:rFonts w:ascii="Calibri" w:hAnsi="Calibri"/>
      </w:rPr>
      <w:t xml:space="preserve"> of </w:t>
    </w:r>
    <w:r w:rsidRPr="003D531C">
      <w:rPr>
        <w:rStyle w:val="PageNumber"/>
        <w:rFonts w:ascii="Calibri" w:hAnsi="Calibri"/>
      </w:rPr>
      <w:fldChar w:fldCharType="begin"/>
    </w:r>
    <w:r w:rsidRPr="003D531C">
      <w:rPr>
        <w:rStyle w:val="PageNumber"/>
        <w:rFonts w:ascii="Calibri" w:hAnsi="Calibri"/>
      </w:rPr>
      <w:instrText xml:space="preserve"> NUMPAGES </w:instrText>
    </w:r>
    <w:r w:rsidRPr="003D531C">
      <w:rPr>
        <w:rStyle w:val="PageNumber"/>
        <w:rFonts w:ascii="Calibri" w:hAnsi="Calibri"/>
      </w:rPr>
      <w:fldChar w:fldCharType="separate"/>
    </w:r>
    <w:r w:rsidR="009721BC">
      <w:rPr>
        <w:rStyle w:val="PageNumber"/>
        <w:rFonts w:ascii="Calibri" w:hAnsi="Calibri"/>
        <w:noProof/>
      </w:rPr>
      <w:t>12</w:t>
    </w:r>
    <w:r w:rsidRPr="003D531C">
      <w:rPr>
        <w:rStyle w:val="PageNumber"/>
        <w:rFonts w:ascii="Calibri" w:hAnsi="Calibri"/>
      </w:rPr>
      <w:fldChar w:fldCharType="end"/>
    </w:r>
  </w:p>
  <w:p w14:paraId="439DBEEF" w14:textId="77777777" w:rsidR="005B30A2" w:rsidRDefault="005B30A2" w:rsidP="00D14EF4">
    <w:pPr>
      <w:pStyle w:val="Header"/>
      <w:tabs>
        <w:tab w:val="clear" w:pos="9360"/>
        <w:tab w:val="right" w:pos="10080"/>
      </w:tabs>
      <w:rPr>
        <w:rFonts w:ascii="Calibri" w:hAnsi="Calibri"/>
        <w:b/>
      </w:rPr>
    </w:pPr>
    <w:r>
      <w:rPr>
        <w:rFonts w:ascii="Calibri" w:hAnsi="Calibri"/>
        <w:b/>
      </w:rPr>
      <w:pict w14:anchorId="6E85DD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3.35pt;height:1.6pt" o:hrpct="0" o:hralign="center" o:hr="t">
          <v:imagedata r:id="rId1" o:title="Default Line"/>
        </v:shape>
      </w:pict>
    </w:r>
  </w:p>
  <w:p w14:paraId="15B2ACEB" w14:textId="77777777" w:rsidR="005B30A2" w:rsidRPr="003D531C" w:rsidRDefault="005B30A2" w:rsidP="00D14EF4">
    <w:pPr>
      <w:pStyle w:val="Header"/>
      <w:tabs>
        <w:tab w:val="clear" w:pos="9360"/>
        <w:tab w:val="right" w:pos="10080"/>
      </w:tabs>
      <w:rPr>
        <w:rFonts w:ascii="Calibri" w:hAnsi="Calibri"/>
      </w:rPr>
    </w:pPr>
    <w:r w:rsidRPr="003D531C">
      <w:rPr>
        <w:rFonts w:ascii="Calibri" w:hAnsi="Calibri"/>
      </w:rPr>
      <w:tab/>
    </w:r>
    <w:r w:rsidRPr="003D531C">
      <w:rPr>
        <w:rFonts w:ascii="Calibri" w:hAnsi="Calibri"/>
      </w:rP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EB6AC3E"/>
    <w:lvl w:ilvl="0">
      <w:start w:val="1"/>
      <w:numFmt w:val="decimal"/>
      <w:lvlText w:val="%1."/>
      <w:lvlJc w:val="left"/>
      <w:pPr>
        <w:tabs>
          <w:tab w:val="num" w:pos="1800"/>
        </w:tabs>
        <w:ind w:left="1800" w:hanging="360"/>
      </w:pPr>
    </w:lvl>
  </w:abstractNum>
  <w:abstractNum w:abstractNumId="1">
    <w:nsid w:val="FFFFFF7D"/>
    <w:multiLevelType w:val="singleLevel"/>
    <w:tmpl w:val="E8521F62"/>
    <w:lvl w:ilvl="0">
      <w:start w:val="1"/>
      <w:numFmt w:val="decimal"/>
      <w:lvlText w:val="%1."/>
      <w:lvlJc w:val="left"/>
      <w:pPr>
        <w:tabs>
          <w:tab w:val="num" w:pos="1440"/>
        </w:tabs>
        <w:ind w:left="1440" w:hanging="360"/>
      </w:pPr>
    </w:lvl>
  </w:abstractNum>
  <w:abstractNum w:abstractNumId="2">
    <w:nsid w:val="FFFFFF7E"/>
    <w:multiLevelType w:val="singleLevel"/>
    <w:tmpl w:val="03A2C34C"/>
    <w:lvl w:ilvl="0">
      <w:start w:val="1"/>
      <w:numFmt w:val="decimal"/>
      <w:lvlText w:val="%1."/>
      <w:lvlJc w:val="left"/>
      <w:pPr>
        <w:tabs>
          <w:tab w:val="num" w:pos="1080"/>
        </w:tabs>
        <w:ind w:left="1080" w:hanging="360"/>
      </w:pPr>
    </w:lvl>
  </w:abstractNum>
  <w:abstractNum w:abstractNumId="3">
    <w:nsid w:val="FFFFFF7F"/>
    <w:multiLevelType w:val="singleLevel"/>
    <w:tmpl w:val="86B66DC2"/>
    <w:lvl w:ilvl="0">
      <w:start w:val="1"/>
      <w:numFmt w:val="decimal"/>
      <w:lvlText w:val="%1."/>
      <w:lvlJc w:val="left"/>
      <w:pPr>
        <w:tabs>
          <w:tab w:val="num" w:pos="720"/>
        </w:tabs>
        <w:ind w:left="720" w:hanging="360"/>
      </w:pPr>
    </w:lvl>
  </w:abstractNum>
  <w:abstractNum w:abstractNumId="4">
    <w:nsid w:val="FFFFFF80"/>
    <w:multiLevelType w:val="singleLevel"/>
    <w:tmpl w:val="6FC2BEB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910A902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2346B98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5F88694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BDEBDC4"/>
    <w:lvl w:ilvl="0">
      <w:start w:val="1"/>
      <w:numFmt w:val="decimal"/>
      <w:lvlText w:val="%1."/>
      <w:lvlJc w:val="left"/>
      <w:pPr>
        <w:tabs>
          <w:tab w:val="num" w:pos="360"/>
        </w:tabs>
        <w:ind w:left="360" w:hanging="360"/>
      </w:pPr>
    </w:lvl>
  </w:abstractNum>
  <w:abstractNum w:abstractNumId="9">
    <w:nsid w:val="FFFFFF89"/>
    <w:multiLevelType w:val="singleLevel"/>
    <w:tmpl w:val="CFF43FA6"/>
    <w:lvl w:ilvl="0">
      <w:start w:val="1"/>
      <w:numFmt w:val="bullet"/>
      <w:lvlText w:val=""/>
      <w:lvlJc w:val="left"/>
      <w:pPr>
        <w:tabs>
          <w:tab w:val="num" w:pos="360"/>
        </w:tabs>
        <w:ind w:left="360" w:hanging="360"/>
      </w:pPr>
      <w:rPr>
        <w:rFonts w:ascii="Symbol" w:hAnsi="Symbol" w:hint="default"/>
      </w:rPr>
    </w:lvl>
  </w:abstractNum>
  <w:abstractNum w:abstractNumId="10">
    <w:nsid w:val="08351784"/>
    <w:multiLevelType w:val="multilevel"/>
    <w:tmpl w:val="9DA43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A88790E"/>
    <w:multiLevelType w:val="hybridMultilevel"/>
    <w:tmpl w:val="524C90EA"/>
    <w:lvl w:ilvl="0" w:tplc="000F0409">
      <w:start w:val="1"/>
      <w:numFmt w:val="decimal"/>
      <w:lvlText w:val="%1."/>
      <w:lvlJc w:val="left"/>
      <w:pPr>
        <w:tabs>
          <w:tab w:val="num" w:pos="720"/>
        </w:tabs>
        <w:ind w:left="720" w:hanging="360"/>
      </w:pPr>
      <w:rPr>
        <w:rFonts w:hint="default"/>
      </w:rPr>
    </w:lvl>
    <w:lvl w:ilvl="1" w:tplc="00190409">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2">
    <w:nsid w:val="1F5F3B3C"/>
    <w:multiLevelType w:val="hybridMultilevel"/>
    <w:tmpl w:val="4CF81474"/>
    <w:lvl w:ilvl="0" w:tplc="98EAF750">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1CA0671"/>
    <w:multiLevelType w:val="multilevel"/>
    <w:tmpl w:val="91C0F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1F6DA2"/>
    <w:multiLevelType w:val="hybridMultilevel"/>
    <w:tmpl w:val="C65C7358"/>
    <w:lvl w:ilvl="0" w:tplc="12FC5158">
      <w:start w:val="1"/>
      <w:numFmt w:val="decimal"/>
      <w:lvlText w:val="%1."/>
      <w:lvlJc w:val="left"/>
      <w:pPr>
        <w:ind w:left="1530" w:hanging="360"/>
      </w:pPr>
      <w:rPr>
        <w:rFonts w:hint="default"/>
        <w:b/>
      </w:rPr>
    </w:lvl>
    <w:lvl w:ilvl="1" w:tplc="00190409">
      <w:start w:val="1"/>
      <w:numFmt w:val="lowerLetter"/>
      <w:lvlText w:val="%2."/>
      <w:lvlJc w:val="left"/>
      <w:pPr>
        <w:ind w:left="1580" w:hanging="360"/>
      </w:pPr>
    </w:lvl>
    <w:lvl w:ilvl="2" w:tplc="001B0409">
      <w:start w:val="1"/>
      <w:numFmt w:val="lowerRoman"/>
      <w:lvlText w:val="%3."/>
      <w:lvlJc w:val="right"/>
      <w:pPr>
        <w:ind w:left="2970" w:hanging="180"/>
      </w:pPr>
    </w:lvl>
    <w:lvl w:ilvl="3" w:tplc="000F0409" w:tentative="1">
      <w:start w:val="1"/>
      <w:numFmt w:val="decimal"/>
      <w:lvlText w:val="%4."/>
      <w:lvlJc w:val="left"/>
      <w:pPr>
        <w:ind w:left="3690" w:hanging="360"/>
      </w:pPr>
    </w:lvl>
    <w:lvl w:ilvl="4" w:tplc="00190409" w:tentative="1">
      <w:start w:val="1"/>
      <w:numFmt w:val="lowerLetter"/>
      <w:lvlText w:val="%5."/>
      <w:lvlJc w:val="left"/>
      <w:pPr>
        <w:ind w:left="4410" w:hanging="360"/>
      </w:pPr>
    </w:lvl>
    <w:lvl w:ilvl="5" w:tplc="001B0409" w:tentative="1">
      <w:start w:val="1"/>
      <w:numFmt w:val="lowerRoman"/>
      <w:lvlText w:val="%6."/>
      <w:lvlJc w:val="right"/>
      <w:pPr>
        <w:ind w:left="5130" w:hanging="180"/>
      </w:pPr>
    </w:lvl>
    <w:lvl w:ilvl="6" w:tplc="000F0409" w:tentative="1">
      <w:start w:val="1"/>
      <w:numFmt w:val="decimal"/>
      <w:lvlText w:val="%7."/>
      <w:lvlJc w:val="left"/>
      <w:pPr>
        <w:ind w:left="5850" w:hanging="360"/>
      </w:pPr>
    </w:lvl>
    <w:lvl w:ilvl="7" w:tplc="00190409" w:tentative="1">
      <w:start w:val="1"/>
      <w:numFmt w:val="lowerLetter"/>
      <w:lvlText w:val="%8."/>
      <w:lvlJc w:val="left"/>
      <w:pPr>
        <w:ind w:left="6570" w:hanging="360"/>
      </w:pPr>
    </w:lvl>
    <w:lvl w:ilvl="8" w:tplc="001B0409" w:tentative="1">
      <w:start w:val="1"/>
      <w:numFmt w:val="lowerRoman"/>
      <w:lvlText w:val="%9."/>
      <w:lvlJc w:val="right"/>
      <w:pPr>
        <w:ind w:left="7290" w:hanging="180"/>
      </w:pPr>
    </w:lvl>
  </w:abstractNum>
  <w:abstractNum w:abstractNumId="15">
    <w:nsid w:val="3F6429D7"/>
    <w:multiLevelType w:val="multilevel"/>
    <w:tmpl w:val="CB1C6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1093822"/>
    <w:multiLevelType w:val="multilevel"/>
    <w:tmpl w:val="57B08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254284F"/>
    <w:multiLevelType w:val="hybridMultilevel"/>
    <w:tmpl w:val="50DA44B8"/>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8">
    <w:nsid w:val="630453A5"/>
    <w:multiLevelType w:val="hybridMultilevel"/>
    <w:tmpl w:val="32D45216"/>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9">
    <w:nsid w:val="67712D5B"/>
    <w:multiLevelType w:val="hybridMultilevel"/>
    <w:tmpl w:val="285EF97E"/>
    <w:lvl w:ilvl="0" w:tplc="00110409">
      <w:start w:val="1"/>
      <w:numFmt w:val="decimal"/>
      <w:lvlText w:val="%1)"/>
      <w:lvlJc w:val="left"/>
      <w:pPr>
        <w:tabs>
          <w:tab w:val="num" w:pos="720"/>
        </w:tabs>
        <w:ind w:left="720" w:hanging="360"/>
      </w:pPr>
      <w:rPr>
        <w:rFonts w:hint="default"/>
      </w:rPr>
    </w:lvl>
    <w:lvl w:ilvl="1" w:tplc="E1D09BE4">
      <w:start w:val="1"/>
      <w:numFmt w:val="lowerLetter"/>
      <w:lvlText w:val="%2."/>
      <w:lvlJc w:val="left"/>
      <w:pPr>
        <w:tabs>
          <w:tab w:val="num" w:pos="1440"/>
        </w:tabs>
        <w:ind w:left="1440" w:hanging="360"/>
      </w:pPr>
      <w:rPr>
        <w:b w:val="0"/>
      </w:rPr>
    </w:lvl>
    <w:lvl w:ilvl="2" w:tplc="001B0409">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0">
    <w:nsid w:val="79882420"/>
    <w:multiLevelType w:val="hybridMultilevel"/>
    <w:tmpl w:val="71D21C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AE738B4"/>
    <w:multiLevelType w:val="multilevel"/>
    <w:tmpl w:val="9DA43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8"/>
  </w:num>
  <w:num w:numId="12">
    <w:abstractNumId w:val="17"/>
  </w:num>
  <w:num w:numId="13">
    <w:abstractNumId w:val="19"/>
  </w:num>
  <w:num w:numId="14">
    <w:abstractNumId w:val="14"/>
  </w:num>
  <w:num w:numId="15">
    <w:abstractNumId w:val="11"/>
  </w:num>
  <w:num w:numId="16">
    <w:abstractNumId w:val="12"/>
  </w:num>
  <w:num w:numId="17">
    <w:abstractNumId w:val="15"/>
  </w:num>
  <w:num w:numId="18">
    <w:abstractNumId w:val="20"/>
  </w:num>
  <w:num w:numId="19">
    <w:abstractNumId w:val="10"/>
  </w:num>
  <w:num w:numId="20">
    <w:abstractNumId w:val="13"/>
  </w:num>
  <w:num w:numId="21">
    <w:abstractNumId w:val="16"/>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trackRevisions/>
  <w:defaultTabStop w:val="720"/>
  <w:drawingGridHorizontalSpacing w:val="120"/>
  <w:displayHorizontalDrawingGridEvery w:val="2"/>
  <w:characterSpacingControl w:val="doNotCompress"/>
  <w:hdrShapeDefaults>
    <o:shapedefaults v:ext="edit" spidmax="1638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6690"/>
    <w:rsid w:val="000107AB"/>
    <w:rsid w:val="000265BF"/>
    <w:rsid w:val="00035954"/>
    <w:rsid w:val="000363E7"/>
    <w:rsid w:val="00044004"/>
    <w:rsid w:val="00052FC4"/>
    <w:rsid w:val="00053BFF"/>
    <w:rsid w:val="00062324"/>
    <w:rsid w:val="00082BF4"/>
    <w:rsid w:val="00083B8A"/>
    <w:rsid w:val="00086776"/>
    <w:rsid w:val="000A50D7"/>
    <w:rsid w:val="000B0BEB"/>
    <w:rsid w:val="000B4206"/>
    <w:rsid w:val="000C5412"/>
    <w:rsid w:val="000C5601"/>
    <w:rsid w:val="000C6E75"/>
    <w:rsid w:val="0010682D"/>
    <w:rsid w:val="00134E34"/>
    <w:rsid w:val="00177C89"/>
    <w:rsid w:val="0018762C"/>
    <w:rsid w:val="001A1160"/>
    <w:rsid w:val="001A3D8B"/>
    <w:rsid w:val="001B3D5A"/>
    <w:rsid w:val="001B7656"/>
    <w:rsid w:val="001C23A6"/>
    <w:rsid w:val="001E12A0"/>
    <w:rsid w:val="001F0352"/>
    <w:rsid w:val="002042A6"/>
    <w:rsid w:val="00214805"/>
    <w:rsid w:val="0021495B"/>
    <w:rsid w:val="002331D5"/>
    <w:rsid w:val="00243C28"/>
    <w:rsid w:val="00261AFE"/>
    <w:rsid w:val="00261D3F"/>
    <w:rsid w:val="00283C25"/>
    <w:rsid w:val="002879F0"/>
    <w:rsid w:val="002B7A5E"/>
    <w:rsid w:val="002B7F9D"/>
    <w:rsid w:val="002E132E"/>
    <w:rsid w:val="002E6984"/>
    <w:rsid w:val="00300A7B"/>
    <w:rsid w:val="00303922"/>
    <w:rsid w:val="00315E63"/>
    <w:rsid w:val="00332BE9"/>
    <w:rsid w:val="00334A03"/>
    <w:rsid w:val="00345455"/>
    <w:rsid w:val="00351122"/>
    <w:rsid w:val="00372EC7"/>
    <w:rsid w:val="00377F0C"/>
    <w:rsid w:val="00381857"/>
    <w:rsid w:val="00384C43"/>
    <w:rsid w:val="003A40A4"/>
    <w:rsid w:val="003B5B1E"/>
    <w:rsid w:val="003C598E"/>
    <w:rsid w:val="003D531C"/>
    <w:rsid w:val="003D64EB"/>
    <w:rsid w:val="003E18CA"/>
    <w:rsid w:val="003E3CB4"/>
    <w:rsid w:val="003E563B"/>
    <w:rsid w:val="003E67F8"/>
    <w:rsid w:val="003F07DB"/>
    <w:rsid w:val="003F621D"/>
    <w:rsid w:val="004075C2"/>
    <w:rsid w:val="004109D4"/>
    <w:rsid w:val="00423149"/>
    <w:rsid w:val="004244E8"/>
    <w:rsid w:val="00444AF7"/>
    <w:rsid w:val="0045565A"/>
    <w:rsid w:val="00462884"/>
    <w:rsid w:val="004712F3"/>
    <w:rsid w:val="00474A9D"/>
    <w:rsid w:val="004757A7"/>
    <w:rsid w:val="00483D4E"/>
    <w:rsid w:val="004A6742"/>
    <w:rsid w:val="004A6D36"/>
    <w:rsid w:val="004A7A9C"/>
    <w:rsid w:val="004C0A34"/>
    <w:rsid w:val="004C4C35"/>
    <w:rsid w:val="004F5CC3"/>
    <w:rsid w:val="005346AF"/>
    <w:rsid w:val="00540BCC"/>
    <w:rsid w:val="0055224F"/>
    <w:rsid w:val="00552532"/>
    <w:rsid w:val="00553ED4"/>
    <w:rsid w:val="005579D0"/>
    <w:rsid w:val="00582FCC"/>
    <w:rsid w:val="005851E7"/>
    <w:rsid w:val="005A02F5"/>
    <w:rsid w:val="005A5204"/>
    <w:rsid w:val="005B30A2"/>
    <w:rsid w:val="005B74A1"/>
    <w:rsid w:val="005C1AC2"/>
    <w:rsid w:val="005C573C"/>
    <w:rsid w:val="005C6B60"/>
    <w:rsid w:val="005C6ED7"/>
    <w:rsid w:val="005D30C3"/>
    <w:rsid w:val="005D6091"/>
    <w:rsid w:val="006168E4"/>
    <w:rsid w:val="00617373"/>
    <w:rsid w:val="006225B4"/>
    <w:rsid w:val="00663211"/>
    <w:rsid w:val="0067320D"/>
    <w:rsid w:val="0067760B"/>
    <w:rsid w:val="00682F50"/>
    <w:rsid w:val="00684473"/>
    <w:rsid w:val="00691617"/>
    <w:rsid w:val="0069277B"/>
    <w:rsid w:val="006C6430"/>
    <w:rsid w:val="006D147D"/>
    <w:rsid w:val="006D5729"/>
    <w:rsid w:val="006E76C6"/>
    <w:rsid w:val="006F2500"/>
    <w:rsid w:val="00702BFF"/>
    <w:rsid w:val="00703FF4"/>
    <w:rsid w:val="007077D4"/>
    <w:rsid w:val="007200C2"/>
    <w:rsid w:val="007206B2"/>
    <w:rsid w:val="0072293E"/>
    <w:rsid w:val="007278C9"/>
    <w:rsid w:val="007331CC"/>
    <w:rsid w:val="007362ED"/>
    <w:rsid w:val="0074357A"/>
    <w:rsid w:val="00756DCF"/>
    <w:rsid w:val="00760BA8"/>
    <w:rsid w:val="0077106A"/>
    <w:rsid w:val="00775B9D"/>
    <w:rsid w:val="00791DD1"/>
    <w:rsid w:val="00793F49"/>
    <w:rsid w:val="007A1D05"/>
    <w:rsid w:val="007B4DE2"/>
    <w:rsid w:val="007D1049"/>
    <w:rsid w:val="007F3AF3"/>
    <w:rsid w:val="007F72B8"/>
    <w:rsid w:val="00817860"/>
    <w:rsid w:val="00835495"/>
    <w:rsid w:val="00837DDD"/>
    <w:rsid w:val="008400D4"/>
    <w:rsid w:val="00841794"/>
    <w:rsid w:val="00850AAE"/>
    <w:rsid w:val="0086392D"/>
    <w:rsid w:val="00874B43"/>
    <w:rsid w:val="00875B1C"/>
    <w:rsid w:val="00884965"/>
    <w:rsid w:val="008B6B79"/>
    <w:rsid w:val="008C652F"/>
    <w:rsid w:val="008E43E1"/>
    <w:rsid w:val="008F5F8E"/>
    <w:rsid w:val="00932787"/>
    <w:rsid w:val="0095720C"/>
    <w:rsid w:val="00964B55"/>
    <w:rsid w:val="009721BC"/>
    <w:rsid w:val="00983D9A"/>
    <w:rsid w:val="00990867"/>
    <w:rsid w:val="009B6BBD"/>
    <w:rsid w:val="009D4B78"/>
    <w:rsid w:val="009E0ACA"/>
    <w:rsid w:val="009E2C09"/>
    <w:rsid w:val="009F668E"/>
    <w:rsid w:val="00A01F81"/>
    <w:rsid w:val="00AA7F06"/>
    <w:rsid w:val="00AB4484"/>
    <w:rsid w:val="00AB6690"/>
    <w:rsid w:val="00AC06A7"/>
    <w:rsid w:val="00AD71D5"/>
    <w:rsid w:val="00AE353A"/>
    <w:rsid w:val="00AF1285"/>
    <w:rsid w:val="00AF69F8"/>
    <w:rsid w:val="00B03066"/>
    <w:rsid w:val="00B0572C"/>
    <w:rsid w:val="00B16EFA"/>
    <w:rsid w:val="00B173AF"/>
    <w:rsid w:val="00B24959"/>
    <w:rsid w:val="00B27122"/>
    <w:rsid w:val="00B41097"/>
    <w:rsid w:val="00B50ED2"/>
    <w:rsid w:val="00B709A4"/>
    <w:rsid w:val="00B70E0E"/>
    <w:rsid w:val="00BB506D"/>
    <w:rsid w:val="00BB6888"/>
    <w:rsid w:val="00BD2B0A"/>
    <w:rsid w:val="00BF0AC0"/>
    <w:rsid w:val="00BF7910"/>
    <w:rsid w:val="00C03105"/>
    <w:rsid w:val="00C035A8"/>
    <w:rsid w:val="00C11095"/>
    <w:rsid w:val="00C1418B"/>
    <w:rsid w:val="00C21EBD"/>
    <w:rsid w:val="00C27E2E"/>
    <w:rsid w:val="00C30454"/>
    <w:rsid w:val="00C55759"/>
    <w:rsid w:val="00C64BB4"/>
    <w:rsid w:val="00C70AA6"/>
    <w:rsid w:val="00CA0C26"/>
    <w:rsid w:val="00CB1A6C"/>
    <w:rsid w:val="00CD5566"/>
    <w:rsid w:val="00CE0D02"/>
    <w:rsid w:val="00CE3FD1"/>
    <w:rsid w:val="00CE4162"/>
    <w:rsid w:val="00CE4DF5"/>
    <w:rsid w:val="00CF10DA"/>
    <w:rsid w:val="00CF68CE"/>
    <w:rsid w:val="00D14EF4"/>
    <w:rsid w:val="00D22F9A"/>
    <w:rsid w:val="00D36BC3"/>
    <w:rsid w:val="00D40B12"/>
    <w:rsid w:val="00D563ED"/>
    <w:rsid w:val="00D57593"/>
    <w:rsid w:val="00D63A5F"/>
    <w:rsid w:val="00D912B9"/>
    <w:rsid w:val="00DA003D"/>
    <w:rsid w:val="00DA3387"/>
    <w:rsid w:val="00DD3FDB"/>
    <w:rsid w:val="00DE2534"/>
    <w:rsid w:val="00DF0A2A"/>
    <w:rsid w:val="00DF56A0"/>
    <w:rsid w:val="00E03079"/>
    <w:rsid w:val="00E265B8"/>
    <w:rsid w:val="00E33ED7"/>
    <w:rsid w:val="00E3778E"/>
    <w:rsid w:val="00E37DD2"/>
    <w:rsid w:val="00E56CA5"/>
    <w:rsid w:val="00E6256C"/>
    <w:rsid w:val="00E7295F"/>
    <w:rsid w:val="00E92DB5"/>
    <w:rsid w:val="00EA7828"/>
    <w:rsid w:val="00EB5B18"/>
    <w:rsid w:val="00EC397A"/>
    <w:rsid w:val="00ED7924"/>
    <w:rsid w:val="00EE2A0F"/>
    <w:rsid w:val="00EE4348"/>
    <w:rsid w:val="00F04A61"/>
    <w:rsid w:val="00F13FBF"/>
    <w:rsid w:val="00F37DDF"/>
    <w:rsid w:val="00F67F63"/>
    <w:rsid w:val="00F73F38"/>
    <w:rsid w:val="00F97302"/>
    <w:rsid w:val="00FC4D2E"/>
    <w:rsid w:val="00FC4FAF"/>
    <w:rsid w:val="00FE453A"/>
    <w:rsid w:val="00FF3E1F"/>
  </w:rsids>
  <m:mathPr>
    <m:mathFont m:val="Cambria Math"/>
    <m:brkBin m:val="before"/>
    <m:brkBinSub m:val="--"/>
    <m:smallFrac m:val="0"/>
    <m:dispDef m:val="0"/>
    <m:lMargin m:val="0"/>
    <m:rMargin m:val="0"/>
    <m:defJc m:val="centerGroup"/>
    <m:wrapRight/>
    <m:intLim m:val="subSup"/>
    <m:naryLim m:val="subSup"/>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6387"/>
    <o:shapelayout v:ext="edit">
      <o:idmap v:ext="edit" data="1"/>
    </o:shapelayout>
  </w:shapeDefaults>
  <w:decimalSymbol w:val="."/>
  <w:listSeparator w:val=","/>
  <w14:docId w14:val="21C8B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4"/>
        <w:szCs w:val="24"/>
        <w:lang w:val="en-US" w:eastAsia="en-US" w:bidi="ar-SA"/>
      </w:rPr>
    </w:rPrDefault>
    <w:pPrDefault/>
  </w:docDefaults>
  <w:latentStyles w:defLockedState="0" w:defUIPriority="0" w:defSemiHidden="0" w:defUnhideWhenUsed="0" w:defQFormat="0" w:count="276">
    <w:lsdException w:name="toc 1" w:uiPriority="39"/>
    <w:lsdException w:name="footnote text" w:uiPriority="99"/>
    <w:lsdException w:name="footnote reference" w:uiPriority="99"/>
  </w:latentStyles>
  <w:style w:type="paragraph" w:default="1" w:styleId="Normal">
    <w:name w:val="Normal"/>
    <w:qFormat/>
    <w:rsid w:val="001E12A0"/>
    <w:rPr>
      <w:rFonts w:ascii="Times New Roman" w:eastAsia="Times New Roman" w:hAnsi="Times New Roman"/>
    </w:rPr>
  </w:style>
  <w:style w:type="paragraph" w:styleId="Heading1">
    <w:name w:val="heading 1"/>
    <w:basedOn w:val="Normal"/>
    <w:next w:val="Normal"/>
    <w:link w:val="Heading1Char"/>
    <w:uiPriority w:val="9"/>
    <w:qFormat/>
    <w:rsid w:val="001E12A0"/>
    <w:pPr>
      <w:keepNext/>
      <w:keepLines/>
      <w:spacing w:before="480"/>
      <w:jc w:val="center"/>
      <w:outlineLvl w:val="0"/>
    </w:pPr>
    <w:rPr>
      <w:rFonts w:ascii="Calibri" w:eastAsiaTheme="majorEastAsia" w:hAnsi="Calibri" w:cstheme="majorBidi"/>
      <w:b/>
      <w:bCs/>
      <w:szCs w:val="32"/>
    </w:rPr>
  </w:style>
  <w:style w:type="paragraph" w:styleId="Heading2">
    <w:name w:val="heading 2"/>
    <w:basedOn w:val="Normal"/>
    <w:next w:val="Normal"/>
    <w:link w:val="Heading2Char"/>
    <w:uiPriority w:val="9"/>
    <w:unhideWhenUsed/>
    <w:qFormat/>
    <w:rsid w:val="001E12A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thing">
    <w:name w:val="Nothing"/>
    <w:link w:val="NothingChar"/>
    <w:rsid w:val="0047417F"/>
    <w:pPr>
      <w:jc w:val="both"/>
    </w:pPr>
    <w:rPr>
      <w:rFonts w:ascii="Times New Roman" w:hAnsi="Times New Roman"/>
    </w:rPr>
  </w:style>
  <w:style w:type="paragraph" w:styleId="TOC2">
    <w:name w:val="toc 2"/>
    <w:basedOn w:val="Normal"/>
    <w:next w:val="Normal"/>
    <w:autoRedefine/>
    <w:uiPriority w:val="39"/>
    <w:unhideWhenUsed/>
    <w:rsid w:val="00860BC6"/>
    <w:rPr>
      <w:rFonts w:asciiTheme="minorHAnsi" w:hAnsiTheme="minorHAnsi"/>
      <w:b/>
      <w:smallCaps/>
      <w:sz w:val="22"/>
      <w:szCs w:val="22"/>
    </w:rPr>
  </w:style>
  <w:style w:type="paragraph" w:customStyle="1" w:styleId="CardsHighlighted">
    <w:name w:val="Cards Highlighted"/>
    <w:next w:val="Nothing"/>
    <w:link w:val="CardsHighlightedChar"/>
    <w:rsid w:val="00FA575B"/>
    <w:pPr>
      <w:shd w:val="clear" w:color="auto" w:fill="00FFFF"/>
    </w:pPr>
    <w:rPr>
      <w:rFonts w:ascii="Times New Roman" w:hAnsi="Times New Roman"/>
      <w:u w:val="single"/>
    </w:rPr>
  </w:style>
  <w:style w:type="paragraph" w:customStyle="1" w:styleId="Cites">
    <w:name w:val="Cites"/>
    <w:next w:val="Cards"/>
    <w:link w:val="CitesChar"/>
    <w:rsid w:val="006048A7"/>
    <w:pPr>
      <w:widowControl w:val="0"/>
      <w:jc w:val="both"/>
      <w:outlineLvl w:val="2"/>
    </w:pPr>
    <w:rPr>
      <w:rFonts w:ascii="Times New Roman" w:hAnsi="Times New Roman"/>
      <w:b/>
    </w:rPr>
  </w:style>
  <w:style w:type="paragraph" w:customStyle="1" w:styleId="CardsFont12pt">
    <w:name w:val="Cards + Font: 12 pt"/>
    <w:aliases w:val="Underline"/>
    <w:next w:val="Nothing"/>
    <w:link w:val="CardsFont12ptChar"/>
    <w:rsid w:val="00FA575B"/>
    <w:rPr>
      <w:rFonts w:ascii="Times New Roman" w:hAnsi="Times New Roman"/>
      <w:u w:val="single"/>
    </w:rPr>
  </w:style>
  <w:style w:type="character" w:customStyle="1" w:styleId="CardsHighlightedChar">
    <w:name w:val="Cards Highlighted Char"/>
    <w:basedOn w:val="CardsFont12ptChar"/>
    <w:link w:val="CardsHighlighted"/>
    <w:rsid w:val="00FA575B"/>
    <w:rPr>
      <w:rFonts w:ascii="Times New Roman" w:hAnsi="Times New Roman"/>
      <w:sz w:val="24"/>
      <w:u w:val="single"/>
      <w:shd w:val="clear" w:color="auto" w:fill="00FFFF"/>
      <w:lang w:val="en-US" w:eastAsia="en-US" w:bidi="ar-SA"/>
    </w:rPr>
  </w:style>
  <w:style w:type="paragraph" w:styleId="Header">
    <w:name w:val="header"/>
    <w:basedOn w:val="Normal"/>
    <w:link w:val="HeaderChar"/>
    <w:uiPriority w:val="99"/>
    <w:unhideWhenUsed/>
    <w:rsid w:val="00220105"/>
    <w:pPr>
      <w:tabs>
        <w:tab w:val="center" w:pos="4680"/>
        <w:tab w:val="right" w:pos="9360"/>
      </w:tabs>
    </w:pPr>
  </w:style>
  <w:style w:type="character" w:customStyle="1" w:styleId="HeaderChar">
    <w:name w:val="Header Char"/>
    <w:basedOn w:val="DefaultParagraphFont"/>
    <w:link w:val="Header"/>
    <w:uiPriority w:val="99"/>
    <w:rsid w:val="00220105"/>
    <w:rPr>
      <w:rFonts w:ascii="Times New Roman" w:hAnsi="Times New Roman" w:cs="Times New Roman"/>
      <w:sz w:val="24"/>
      <w:szCs w:val="20"/>
      <w:u w:val="single"/>
    </w:rPr>
  </w:style>
  <w:style w:type="paragraph" w:styleId="Footer">
    <w:name w:val="footer"/>
    <w:basedOn w:val="Normal"/>
    <w:link w:val="FooterChar"/>
    <w:uiPriority w:val="99"/>
    <w:unhideWhenUsed/>
    <w:rsid w:val="00220105"/>
    <w:pPr>
      <w:tabs>
        <w:tab w:val="center" w:pos="4680"/>
        <w:tab w:val="right" w:pos="9360"/>
      </w:tabs>
    </w:pPr>
  </w:style>
  <w:style w:type="character" w:customStyle="1" w:styleId="FooterChar">
    <w:name w:val="Footer Char"/>
    <w:basedOn w:val="DefaultParagraphFont"/>
    <w:link w:val="Footer"/>
    <w:uiPriority w:val="99"/>
    <w:rsid w:val="00220105"/>
    <w:rPr>
      <w:rFonts w:ascii="Times New Roman" w:hAnsi="Times New Roman" w:cs="Times New Roman"/>
      <w:sz w:val="24"/>
      <w:szCs w:val="20"/>
      <w:u w:val="single"/>
    </w:rPr>
  </w:style>
  <w:style w:type="paragraph" w:customStyle="1" w:styleId="BlockHeadings">
    <w:name w:val="Block Headings"/>
    <w:next w:val="Nothing"/>
    <w:link w:val="BlockHeadingsChar"/>
    <w:rsid w:val="001E12A0"/>
    <w:pPr>
      <w:jc w:val="center"/>
      <w:outlineLvl w:val="0"/>
    </w:pPr>
    <w:rPr>
      <w:b/>
      <w:sz w:val="28"/>
    </w:rPr>
  </w:style>
  <w:style w:type="paragraph" w:styleId="DocumentMap">
    <w:name w:val="Document Map"/>
    <w:basedOn w:val="Normal"/>
    <w:link w:val="DocumentMapChar"/>
    <w:uiPriority w:val="99"/>
    <w:semiHidden/>
    <w:unhideWhenUsed/>
    <w:rsid w:val="00924CE7"/>
    <w:rPr>
      <w:rFonts w:ascii="Tahoma" w:hAnsi="Tahoma" w:cs="Tahoma"/>
      <w:sz w:val="16"/>
      <w:szCs w:val="16"/>
    </w:rPr>
  </w:style>
  <w:style w:type="character" w:customStyle="1" w:styleId="BlockHeadingsChar">
    <w:name w:val="Block Headings Char"/>
    <w:basedOn w:val="DefaultParagraphFont"/>
    <w:link w:val="BlockHeadings"/>
    <w:rsid w:val="001E12A0"/>
    <w:rPr>
      <w:b/>
      <w:sz w:val="28"/>
    </w:rPr>
  </w:style>
  <w:style w:type="character" w:customStyle="1" w:styleId="DocumentMapChar">
    <w:name w:val="Document Map Char"/>
    <w:basedOn w:val="DefaultParagraphFont"/>
    <w:link w:val="DocumentMap"/>
    <w:uiPriority w:val="99"/>
    <w:semiHidden/>
    <w:rsid w:val="00924CE7"/>
    <w:rPr>
      <w:rFonts w:ascii="Tahoma" w:hAnsi="Tahoma" w:cs="Tahoma"/>
      <w:sz w:val="16"/>
      <w:szCs w:val="16"/>
      <w:u w:val="single"/>
    </w:rPr>
  </w:style>
  <w:style w:type="paragraph" w:customStyle="1" w:styleId="Tags">
    <w:name w:val="Tags"/>
    <w:next w:val="Cites"/>
    <w:link w:val="TagsChar"/>
    <w:rsid w:val="006048A7"/>
    <w:pPr>
      <w:widowControl w:val="0"/>
      <w:outlineLvl w:val="1"/>
    </w:pPr>
    <w:rPr>
      <w:rFonts w:ascii="Times New Roman" w:hAnsi="Times New Roman"/>
      <w:b/>
    </w:rPr>
  </w:style>
  <w:style w:type="paragraph" w:customStyle="1" w:styleId="Cards">
    <w:name w:val="Cards"/>
    <w:next w:val="Nothing"/>
    <w:link w:val="CardsChar"/>
    <w:rsid w:val="003E416D"/>
    <w:pPr>
      <w:jc w:val="both"/>
    </w:pPr>
    <w:rPr>
      <w:rFonts w:ascii="Times New Roman" w:hAnsi="Times New Roman"/>
    </w:rPr>
  </w:style>
  <w:style w:type="character" w:customStyle="1" w:styleId="TagsChar">
    <w:name w:val="Tags Char"/>
    <w:basedOn w:val="DefaultParagraphFont"/>
    <w:link w:val="Tags"/>
    <w:rsid w:val="006048A7"/>
    <w:rPr>
      <w:rFonts w:ascii="Times New Roman" w:hAnsi="Times New Roman"/>
      <w:b/>
      <w:sz w:val="24"/>
      <w:lang w:val="en-US" w:eastAsia="en-US" w:bidi="ar-SA"/>
    </w:rPr>
  </w:style>
  <w:style w:type="character" w:customStyle="1" w:styleId="CardsFont12ptChar">
    <w:name w:val="Cards + Font: 12 pt Char"/>
    <w:aliases w:val="Underline Char"/>
    <w:basedOn w:val="CardsChar"/>
    <w:link w:val="CardsFont12pt"/>
    <w:rsid w:val="00FA575B"/>
    <w:rPr>
      <w:rFonts w:ascii="Times New Roman" w:hAnsi="Times New Roman"/>
      <w:sz w:val="24"/>
      <w:u w:val="single"/>
      <w:lang w:val="en-US" w:eastAsia="en-US" w:bidi="ar-SA"/>
    </w:rPr>
  </w:style>
  <w:style w:type="character" w:customStyle="1" w:styleId="CardsChar">
    <w:name w:val="Cards Char"/>
    <w:basedOn w:val="DefaultParagraphFont"/>
    <w:link w:val="Cards"/>
    <w:rsid w:val="003E416D"/>
    <w:rPr>
      <w:rFonts w:ascii="Times New Roman" w:hAnsi="Times New Roman"/>
      <w:lang w:val="en-US" w:eastAsia="en-US" w:bidi="ar-SA"/>
    </w:rPr>
  </w:style>
  <w:style w:type="character" w:customStyle="1" w:styleId="NothingChar">
    <w:name w:val="Nothing Char"/>
    <w:basedOn w:val="DefaultParagraphFont"/>
    <w:link w:val="Nothing"/>
    <w:rsid w:val="0047417F"/>
    <w:rPr>
      <w:rFonts w:ascii="Times New Roman" w:hAnsi="Times New Roman"/>
      <w:lang w:val="en-US" w:eastAsia="en-US" w:bidi="ar-SA"/>
    </w:rPr>
  </w:style>
  <w:style w:type="character" w:customStyle="1" w:styleId="CitesChar">
    <w:name w:val="Cites Char"/>
    <w:basedOn w:val="DefaultParagraphFont"/>
    <w:link w:val="Cites"/>
    <w:rsid w:val="006048A7"/>
    <w:rPr>
      <w:rFonts w:ascii="Times New Roman" w:hAnsi="Times New Roman"/>
      <w:b/>
      <w:lang w:val="en-US" w:eastAsia="en-US" w:bidi="ar-SA"/>
    </w:rPr>
  </w:style>
  <w:style w:type="paragraph" w:styleId="TOC3">
    <w:name w:val="toc 3"/>
    <w:basedOn w:val="Normal"/>
    <w:next w:val="Normal"/>
    <w:autoRedefine/>
    <w:uiPriority w:val="39"/>
    <w:unhideWhenUsed/>
    <w:rsid w:val="00860BC6"/>
    <w:rPr>
      <w:rFonts w:asciiTheme="minorHAnsi" w:hAnsiTheme="minorHAnsi"/>
      <w:smallCaps/>
      <w:sz w:val="22"/>
      <w:szCs w:val="22"/>
    </w:rPr>
  </w:style>
  <w:style w:type="character" w:styleId="Hyperlink">
    <w:name w:val="Hyperlink"/>
    <w:basedOn w:val="DefaultParagraphFont"/>
    <w:unhideWhenUsed/>
    <w:rsid w:val="00860BC6"/>
    <w:rPr>
      <w:color w:val="0000FF"/>
      <w:u w:val="single"/>
    </w:rPr>
  </w:style>
  <w:style w:type="paragraph" w:styleId="TOC1">
    <w:name w:val="toc 1"/>
    <w:basedOn w:val="Normal"/>
    <w:next w:val="Normal"/>
    <w:autoRedefine/>
    <w:uiPriority w:val="39"/>
    <w:unhideWhenUsed/>
    <w:rsid w:val="007D1049"/>
    <w:pPr>
      <w:tabs>
        <w:tab w:val="right" w:pos="10070"/>
      </w:tabs>
      <w:spacing w:before="240" w:after="120"/>
    </w:pPr>
    <w:rPr>
      <w:rFonts w:ascii="Calibri" w:hAnsi="Calibri"/>
      <w:b/>
      <w:caps/>
      <w:noProof/>
      <w:szCs w:val="22"/>
      <w:u w:val="single"/>
    </w:rPr>
  </w:style>
  <w:style w:type="paragraph" w:styleId="TOC4">
    <w:name w:val="toc 4"/>
    <w:basedOn w:val="Normal"/>
    <w:next w:val="Normal"/>
    <w:autoRedefine/>
    <w:uiPriority w:val="39"/>
    <w:semiHidden/>
    <w:unhideWhenUsed/>
    <w:rsid w:val="00860BC6"/>
    <w:rPr>
      <w:rFonts w:asciiTheme="minorHAnsi" w:hAnsiTheme="minorHAnsi"/>
      <w:sz w:val="22"/>
      <w:szCs w:val="22"/>
    </w:rPr>
  </w:style>
  <w:style w:type="paragraph" w:styleId="TOC5">
    <w:name w:val="toc 5"/>
    <w:basedOn w:val="Normal"/>
    <w:next w:val="Normal"/>
    <w:autoRedefine/>
    <w:uiPriority w:val="39"/>
    <w:semiHidden/>
    <w:unhideWhenUsed/>
    <w:rsid w:val="00860BC6"/>
    <w:rPr>
      <w:rFonts w:asciiTheme="minorHAnsi" w:hAnsiTheme="minorHAnsi"/>
      <w:sz w:val="22"/>
      <w:szCs w:val="22"/>
    </w:rPr>
  </w:style>
  <w:style w:type="paragraph" w:styleId="TOC6">
    <w:name w:val="toc 6"/>
    <w:basedOn w:val="Normal"/>
    <w:next w:val="Normal"/>
    <w:autoRedefine/>
    <w:uiPriority w:val="39"/>
    <w:semiHidden/>
    <w:unhideWhenUsed/>
    <w:rsid w:val="00860BC6"/>
    <w:rPr>
      <w:rFonts w:asciiTheme="minorHAnsi" w:hAnsiTheme="minorHAnsi"/>
      <w:sz w:val="22"/>
      <w:szCs w:val="22"/>
    </w:rPr>
  </w:style>
  <w:style w:type="paragraph" w:styleId="TOC7">
    <w:name w:val="toc 7"/>
    <w:basedOn w:val="Normal"/>
    <w:next w:val="Normal"/>
    <w:autoRedefine/>
    <w:uiPriority w:val="39"/>
    <w:semiHidden/>
    <w:unhideWhenUsed/>
    <w:rsid w:val="00860BC6"/>
    <w:rPr>
      <w:rFonts w:asciiTheme="minorHAnsi" w:hAnsiTheme="minorHAnsi"/>
      <w:sz w:val="22"/>
      <w:szCs w:val="22"/>
    </w:rPr>
  </w:style>
  <w:style w:type="paragraph" w:styleId="TOC8">
    <w:name w:val="toc 8"/>
    <w:basedOn w:val="Normal"/>
    <w:next w:val="Normal"/>
    <w:autoRedefine/>
    <w:uiPriority w:val="39"/>
    <w:semiHidden/>
    <w:unhideWhenUsed/>
    <w:rsid w:val="00860BC6"/>
    <w:rPr>
      <w:rFonts w:asciiTheme="minorHAnsi" w:hAnsiTheme="minorHAnsi"/>
      <w:sz w:val="22"/>
      <w:szCs w:val="22"/>
    </w:rPr>
  </w:style>
  <w:style w:type="paragraph" w:styleId="TOC9">
    <w:name w:val="toc 9"/>
    <w:basedOn w:val="Normal"/>
    <w:next w:val="Normal"/>
    <w:autoRedefine/>
    <w:uiPriority w:val="39"/>
    <w:semiHidden/>
    <w:unhideWhenUsed/>
    <w:rsid w:val="00860BC6"/>
    <w:rPr>
      <w:rFonts w:asciiTheme="minorHAnsi" w:hAnsiTheme="minorHAnsi"/>
      <w:sz w:val="22"/>
      <w:szCs w:val="22"/>
    </w:rPr>
  </w:style>
  <w:style w:type="paragraph" w:customStyle="1" w:styleId="BlockHeaderHidden">
    <w:name w:val="Block Header Hidden"/>
    <w:next w:val="Nothing"/>
    <w:link w:val="BlockHeaderHiddenChar"/>
    <w:rsid w:val="006048A7"/>
    <w:pPr>
      <w:jc w:val="center"/>
    </w:pPr>
    <w:rPr>
      <w:rFonts w:ascii="Times New Roman" w:hAnsi="Times New Roman"/>
      <w:b/>
      <w:sz w:val="28"/>
    </w:rPr>
  </w:style>
  <w:style w:type="paragraph" w:customStyle="1" w:styleId="AuthorDate">
    <w:name w:val="AuthorDate"/>
    <w:next w:val="Nothing"/>
    <w:link w:val="AuthorDateChar"/>
    <w:rsid w:val="00DA723C"/>
    <w:pPr>
      <w:widowControl w:val="0"/>
      <w:outlineLvl w:val="2"/>
    </w:pPr>
    <w:rPr>
      <w:rFonts w:ascii="Times New Roman" w:hAnsi="Times New Roman"/>
      <w:b/>
      <w:u w:val="single"/>
    </w:rPr>
  </w:style>
  <w:style w:type="character" w:customStyle="1" w:styleId="BlockHeaderHiddenChar">
    <w:name w:val="Block Header Hidden Char"/>
    <w:basedOn w:val="DefaultParagraphFont"/>
    <w:link w:val="BlockHeaderHidden"/>
    <w:rsid w:val="006048A7"/>
    <w:rPr>
      <w:rFonts w:ascii="Times New Roman" w:hAnsi="Times New Roman"/>
      <w:b/>
      <w:sz w:val="28"/>
      <w:lang w:val="en-US" w:eastAsia="en-US" w:bidi="ar-SA"/>
    </w:rPr>
  </w:style>
  <w:style w:type="character" w:customStyle="1" w:styleId="AuthorDateChar">
    <w:name w:val="AuthorDate Char"/>
    <w:basedOn w:val="DefaultParagraphFont"/>
    <w:link w:val="AuthorDate"/>
    <w:rsid w:val="00DA723C"/>
    <w:rPr>
      <w:rFonts w:ascii="Times New Roman" w:hAnsi="Times New Roman"/>
      <w:b/>
      <w:sz w:val="24"/>
      <w:u w:val="single"/>
      <w:lang w:val="en-US" w:eastAsia="en-US" w:bidi="ar-SA"/>
    </w:rPr>
  </w:style>
  <w:style w:type="character" w:customStyle="1" w:styleId="CardsFont12pt0">
    <w:name w:val="Cards + Font 12pt"/>
    <w:basedOn w:val="CardsChar"/>
    <w:uiPriority w:val="1"/>
    <w:rsid w:val="00FA575B"/>
    <w:rPr>
      <w:rFonts w:ascii="Times New Roman" w:hAnsi="Times New Roman"/>
      <w:sz w:val="24"/>
      <w:u w:val="single"/>
      <w:lang w:val="en-US" w:eastAsia="en-US" w:bidi="ar-SA"/>
    </w:rPr>
  </w:style>
  <w:style w:type="character" w:customStyle="1" w:styleId="CardsHighlight">
    <w:name w:val="Cards Highlight"/>
    <w:basedOn w:val="DefaultParagraphFont"/>
    <w:uiPriority w:val="1"/>
    <w:rsid w:val="00FA575B"/>
    <w:rPr>
      <w:rFonts w:ascii="Times New Roman" w:hAnsi="Times New Roman"/>
      <w:sz w:val="24"/>
      <w:u w:val="single"/>
      <w:bdr w:val="none" w:sz="0" w:space="0" w:color="auto"/>
      <w:shd w:val="clear" w:color="auto" w:fill="00FFFF"/>
    </w:rPr>
  </w:style>
  <w:style w:type="character" w:styleId="PageNumber">
    <w:name w:val="page number"/>
    <w:basedOn w:val="DefaultParagraphFont"/>
    <w:uiPriority w:val="99"/>
    <w:semiHidden/>
    <w:unhideWhenUsed/>
    <w:rsid w:val="003D531C"/>
  </w:style>
  <w:style w:type="character" w:customStyle="1" w:styleId="Heading1Char">
    <w:name w:val="Heading 1 Char"/>
    <w:basedOn w:val="DefaultParagraphFont"/>
    <w:link w:val="Heading1"/>
    <w:uiPriority w:val="9"/>
    <w:rsid w:val="001E12A0"/>
    <w:rPr>
      <w:rFonts w:eastAsiaTheme="majorEastAsia" w:cstheme="majorBidi"/>
      <w:b/>
      <w:bCs/>
      <w:sz w:val="24"/>
      <w:szCs w:val="32"/>
    </w:rPr>
  </w:style>
  <w:style w:type="character" w:customStyle="1" w:styleId="Heading2Char">
    <w:name w:val="Heading 2 Char"/>
    <w:basedOn w:val="DefaultParagraphFont"/>
    <w:link w:val="Heading2"/>
    <w:uiPriority w:val="9"/>
    <w:rsid w:val="001E12A0"/>
    <w:rPr>
      <w:rFonts w:asciiTheme="majorHAnsi" w:eastAsiaTheme="majorEastAsia" w:hAnsiTheme="majorHAnsi" w:cstheme="majorBidi"/>
      <w:b/>
      <w:bCs/>
      <w:color w:val="4F81BD" w:themeColor="accent1"/>
      <w:sz w:val="26"/>
      <w:szCs w:val="26"/>
    </w:rPr>
  </w:style>
  <w:style w:type="paragraph" w:customStyle="1" w:styleId="p1">
    <w:name w:val="p1"/>
    <w:basedOn w:val="Normal"/>
    <w:rsid w:val="001E12A0"/>
    <w:pPr>
      <w:widowControl w:val="0"/>
      <w:tabs>
        <w:tab w:val="left" w:pos="232"/>
      </w:tabs>
      <w:autoSpaceDE w:val="0"/>
      <w:autoSpaceDN w:val="0"/>
      <w:adjustRightInd w:val="0"/>
      <w:ind w:firstLine="232"/>
      <w:jc w:val="both"/>
    </w:pPr>
  </w:style>
  <w:style w:type="paragraph" w:styleId="ListParagraph">
    <w:name w:val="List Paragraph"/>
    <w:basedOn w:val="Normal"/>
    <w:uiPriority w:val="34"/>
    <w:qFormat/>
    <w:rsid w:val="001E12A0"/>
    <w:pPr>
      <w:ind w:left="720"/>
      <w:contextualSpacing/>
    </w:pPr>
  </w:style>
  <w:style w:type="paragraph" w:styleId="FootnoteText">
    <w:name w:val="footnote text"/>
    <w:basedOn w:val="Normal"/>
    <w:link w:val="FootnoteTextChar"/>
    <w:uiPriority w:val="99"/>
    <w:unhideWhenUsed/>
    <w:rsid w:val="001E12A0"/>
  </w:style>
  <w:style w:type="character" w:customStyle="1" w:styleId="FootnoteTextChar">
    <w:name w:val="Footnote Text Char"/>
    <w:basedOn w:val="DefaultParagraphFont"/>
    <w:link w:val="FootnoteText"/>
    <w:uiPriority w:val="99"/>
    <w:rsid w:val="001E12A0"/>
    <w:rPr>
      <w:rFonts w:ascii="Times New Roman" w:eastAsia="Times New Roman" w:hAnsi="Times New Roman"/>
      <w:sz w:val="24"/>
      <w:szCs w:val="24"/>
    </w:rPr>
  </w:style>
  <w:style w:type="character" w:styleId="FootnoteReference">
    <w:name w:val="footnote reference"/>
    <w:basedOn w:val="DefaultParagraphFont"/>
    <w:uiPriority w:val="99"/>
    <w:unhideWhenUsed/>
    <w:rsid w:val="001E12A0"/>
    <w:rPr>
      <w:vertAlign w:val="superscript"/>
    </w:rPr>
  </w:style>
  <w:style w:type="paragraph" w:customStyle="1" w:styleId="Style3">
    <w:name w:val="Style3"/>
    <w:basedOn w:val="Normal"/>
    <w:link w:val="Style3Char"/>
    <w:rsid w:val="001E12A0"/>
    <w:rPr>
      <w:rFonts w:ascii="Arial Narrow" w:hAnsi="Arial Narrow"/>
      <w:b/>
      <w:sz w:val="22"/>
    </w:rPr>
  </w:style>
  <w:style w:type="character" w:customStyle="1" w:styleId="Style3Char">
    <w:name w:val="Style3 Char"/>
    <w:basedOn w:val="DefaultParagraphFont"/>
    <w:link w:val="Style3"/>
    <w:rsid w:val="001E12A0"/>
    <w:rPr>
      <w:rFonts w:ascii="Arial Narrow" w:eastAsia="Times New Roman" w:hAnsi="Arial Narrow"/>
      <w:b/>
      <w:sz w:val="22"/>
      <w:szCs w:val="24"/>
    </w:rPr>
  </w:style>
  <w:style w:type="paragraph" w:styleId="NormalWeb">
    <w:name w:val="Normal (Web)"/>
    <w:basedOn w:val="Normal"/>
    <w:unhideWhenUsed/>
    <w:rsid w:val="001E12A0"/>
    <w:pPr>
      <w:spacing w:before="100" w:beforeAutospacing="1" w:after="100" w:afterAutospacing="1"/>
    </w:pPr>
  </w:style>
  <w:style w:type="paragraph" w:customStyle="1" w:styleId="evidencetext">
    <w:name w:val="evidence text"/>
    <w:basedOn w:val="Normal"/>
    <w:rsid w:val="001E12A0"/>
    <w:pPr>
      <w:ind w:left="1728" w:right="1008"/>
    </w:pPr>
    <w:rPr>
      <w:rFonts w:ascii="Arial" w:hAnsi="Arial"/>
      <w:color w:val="000000"/>
      <w:sz w:val="18"/>
    </w:rPr>
  </w:style>
  <w:style w:type="character" w:customStyle="1" w:styleId="TagsChar1">
    <w:name w:val="Tags Char1"/>
    <w:basedOn w:val="DefaultParagraphFont"/>
    <w:rsid w:val="001E12A0"/>
    <w:rPr>
      <w:b/>
      <w:noProof w:val="0"/>
      <w:sz w:val="24"/>
      <w:lang w:val="en-US" w:eastAsia="en-US" w:bidi="ar-SA"/>
    </w:rPr>
  </w:style>
  <w:style w:type="character" w:customStyle="1" w:styleId="DebateUnderline">
    <w:name w:val="Debate Underline"/>
    <w:rsid w:val="001E12A0"/>
    <w:rPr>
      <w:rFonts w:ascii="Times New Roman" w:hAnsi="Times New Roman"/>
      <w:sz w:val="24"/>
      <w:u w:val="thick"/>
    </w:rPr>
  </w:style>
  <w:style w:type="character" w:customStyle="1" w:styleId="Author-Date">
    <w:name w:val="Author-Date"/>
    <w:rsid w:val="001E12A0"/>
    <w:rPr>
      <w:b/>
      <w:sz w:val="24"/>
    </w:rPr>
  </w:style>
  <w:style w:type="paragraph" w:styleId="TOCHeading">
    <w:name w:val="TOC Heading"/>
    <w:basedOn w:val="Heading1"/>
    <w:next w:val="Normal"/>
    <w:uiPriority w:val="39"/>
    <w:unhideWhenUsed/>
    <w:qFormat/>
    <w:rsid w:val="001E12A0"/>
    <w:pPr>
      <w:spacing w:line="276" w:lineRule="auto"/>
      <w:jc w:val="left"/>
      <w:outlineLvl w:val="9"/>
    </w:pPr>
    <w:rPr>
      <w:rFonts w:asciiTheme="majorHAnsi" w:hAnsiTheme="majorHAnsi"/>
      <w:color w:val="365F91" w:themeColor="accent1" w:themeShade="BF"/>
      <w:sz w:val="28"/>
      <w:szCs w:val="28"/>
    </w:rPr>
  </w:style>
  <w:style w:type="paragraph" w:styleId="BalloonText">
    <w:name w:val="Balloon Text"/>
    <w:basedOn w:val="Normal"/>
    <w:link w:val="BalloonTextChar"/>
    <w:rsid w:val="00FF3E1F"/>
    <w:rPr>
      <w:rFonts w:ascii="Tahoma" w:hAnsi="Tahoma" w:cs="Tahoma"/>
      <w:sz w:val="16"/>
      <w:szCs w:val="16"/>
    </w:rPr>
  </w:style>
  <w:style w:type="character" w:customStyle="1" w:styleId="BalloonTextChar">
    <w:name w:val="Balloon Text Char"/>
    <w:basedOn w:val="DefaultParagraphFont"/>
    <w:link w:val="BalloonText"/>
    <w:rsid w:val="00FF3E1F"/>
    <w:rPr>
      <w:rFonts w:ascii="Tahoma" w:eastAsia="Times New Roman" w:hAnsi="Tahoma" w:cs="Tahoma"/>
      <w:sz w:val="16"/>
      <w:szCs w:val="16"/>
    </w:rPr>
  </w:style>
  <w:style w:type="character" w:styleId="CommentReference">
    <w:name w:val="annotation reference"/>
    <w:basedOn w:val="DefaultParagraphFont"/>
    <w:rsid w:val="006E76C6"/>
    <w:rPr>
      <w:sz w:val="18"/>
      <w:szCs w:val="18"/>
    </w:rPr>
  </w:style>
  <w:style w:type="paragraph" w:styleId="CommentText">
    <w:name w:val="annotation text"/>
    <w:basedOn w:val="Normal"/>
    <w:link w:val="CommentTextChar"/>
    <w:rsid w:val="006E76C6"/>
  </w:style>
  <w:style w:type="character" w:customStyle="1" w:styleId="CommentTextChar">
    <w:name w:val="Comment Text Char"/>
    <w:basedOn w:val="DefaultParagraphFont"/>
    <w:link w:val="CommentText"/>
    <w:rsid w:val="006E76C6"/>
    <w:rPr>
      <w:rFonts w:ascii="Times New Roman" w:eastAsia="Times New Roman" w:hAnsi="Times New Roman"/>
    </w:rPr>
  </w:style>
  <w:style w:type="paragraph" w:styleId="CommentSubject">
    <w:name w:val="annotation subject"/>
    <w:basedOn w:val="CommentText"/>
    <w:next w:val="CommentText"/>
    <w:link w:val="CommentSubjectChar"/>
    <w:rsid w:val="006E76C6"/>
    <w:rPr>
      <w:b/>
      <w:bCs/>
      <w:sz w:val="20"/>
      <w:szCs w:val="20"/>
    </w:rPr>
  </w:style>
  <w:style w:type="character" w:customStyle="1" w:styleId="CommentSubjectChar">
    <w:name w:val="Comment Subject Char"/>
    <w:basedOn w:val="CommentTextChar"/>
    <w:link w:val="CommentSubject"/>
    <w:rsid w:val="006E76C6"/>
    <w:rPr>
      <w:rFonts w:ascii="Times New Roman" w:eastAsia="Times New Roman" w:hAnsi="Times New Roman"/>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4"/>
        <w:szCs w:val="24"/>
        <w:lang w:val="en-US" w:eastAsia="en-US" w:bidi="ar-SA"/>
      </w:rPr>
    </w:rPrDefault>
    <w:pPrDefault/>
  </w:docDefaults>
  <w:latentStyles w:defLockedState="0" w:defUIPriority="0" w:defSemiHidden="0" w:defUnhideWhenUsed="0" w:defQFormat="0" w:count="276">
    <w:lsdException w:name="toc 1" w:uiPriority="39"/>
    <w:lsdException w:name="footnote text" w:uiPriority="99"/>
    <w:lsdException w:name="footnote reference" w:uiPriority="99"/>
  </w:latentStyles>
  <w:style w:type="paragraph" w:default="1" w:styleId="Normal">
    <w:name w:val="Normal"/>
    <w:qFormat/>
    <w:rsid w:val="001E12A0"/>
    <w:rPr>
      <w:rFonts w:ascii="Times New Roman" w:eastAsia="Times New Roman" w:hAnsi="Times New Roman"/>
    </w:rPr>
  </w:style>
  <w:style w:type="paragraph" w:styleId="Heading1">
    <w:name w:val="heading 1"/>
    <w:basedOn w:val="Normal"/>
    <w:next w:val="Normal"/>
    <w:link w:val="Heading1Char"/>
    <w:uiPriority w:val="9"/>
    <w:qFormat/>
    <w:rsid w:val="001E12A0"/>
    <w:pPr>
      <w:keepNext/>
      <w:keepLines/>
      <w:spacing w:before="480"/>
      <w:jc w:val="center"/>
      <w:outlineLvl w:val="0"/>
    </w:pPr>
    <w:rPr>
      <w:rFonts w:ascii="Calibri" w:eastAsiaTheme="majorEastAsia" w:hAnsi="Calibri" w:cstheme="majorBidi"/>
      <w:b/>
      <w:bCs/>
      <w:szCs w:val="32"/>
    </w:rPr>
  </w:style>
  <w:style w:type="paragraph" w:styleId="Heading2">
    <w:name w:val="heading 2"/>
    <w:basedOn w:val="Normal"/>
    <w:next w:val="Normal"/>
    <w:link w:val="Heading2Char"/>
    <w:uiPriority w:val="9"/>
    <w:unhideWhenUsed/>
    <w:qFormat/>
    <w:rsid w:val="001E12A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thing">
    <w:name w:val="Nothing"/>
    <w:link w:val="NothingChar"/>
    <w:rsid w:val="0047417F"/>
    <w:pPr>
      <w:jc w:val="both"/>
    </w:pPr>
    <w:rPr>
      <w:rFonts w:ascii="Times New Roman" w:hAnsi="Times New Roman"/>
    </w:rPr>
  </w:style>
  <w:style w:type="paragraph" w:styleId="TOC2">
    <w:name w:val="toc 2"/>
    <w:basedOn w:val="Normal"/>
    <w:next w:val="Normal"/>
    <w:autoRedefine/>
    <w:uiPriority w:val="39"/>
    <w:unhideWhenUsed/>
    <w:rsid w:val="00860BC6"/>
    <w:rPr>
      <w:rFonts w:asciiTheme="minorHAnsi" w:hAnsiTheme="minorHAnsi"/>
      <w:b/>
      <w:smallCaps/>
      <w:sz w:val="22"/>
      <w:szCs w:val="22"/>
    </w:rPr>
  </w:style>
  <w:style w:type="paragraph" w:customStyle="1" w:styleId="CardsHighlighted">
    <w:name w:val="Cards Highlighted"/>
    <w:next w:val="Nothing"/>
    <w:link w:val="CardsHighlightedChar"/>
    <w:rsid w:val="00FA575B"/>
    <w:pPr>
      <w:shd w:val="clear" w:color="auto" w:fill="00FFFF"/>
    </w:pPr>
    <w:rPr>
      <w:rFonts w:ascii="Times New Roman" w:hAnsi="Times New Roman"/>
      <w:u w:val="single"/>
    </w:rPr>
  </w:style>
  <w:style w:type="paragraph" w:customStyle="1" w:styleId="Cites">
    <w:name w:val="Cites"/>
    <w:next w:val="Cards"/>
    <w:link w:val="CitesChar"/>
    <w:rsid w:val="006048A7"/>
    <w:pPr>
      <w:widowControl w:val="0"/>
      <w:jc w:val="both"/>
      <w:outlineLvl w:val="2"/>
    </w:pPr>
    <w:rPr>
      <w:rFonts w:ascii="Times New Roman" w:hAnsi="Times New Roman"/>
      <w:b/>
    </w:rPr>
  </w:style>
  <w:style w:type="paragraph" w:customStyle="1" w:styleId="CardsFont12pt">
    <w:name w:val="Cards + Font: 12 pt"/>
    <w:aliases w:val="Underline"/>
    <w:next w:val="Nothing"/>
    <w:link w:val="CardsFont12ptChar"/>
    <w:rsid w:val="00FA575B"/>
    <w:rPr>
      <w:rFonts w:ascii="Times New Roman" w:hAnsi="Times New Roman"/>
      <w:u w:val="single"/>
    </w:rPr>
  </w:style>
  <w:style w:type="character" w:customStyle="1" w:styleId="CardsHighlightedChar">
    <w:name w:val="Cards Highlighted Char"/>
    <w:basedOn w:val="CardsFont12ptChar"/>
    <w:link w:val="CardsHighlighted"/>
    <w:rsid w:val="00FA575B"/>
    <w:rPr>
      <w:rFonts w:ascii="Times New Roman" w:hAnsi="Times New Roman"/>
      <w:sz w:val="24"/>
      <w:u w:val="single"/>
      <w:shd w:val="clear" w:color="auto" w:fill="00FFFF"/>
      <w:lang w:val="en-US" w:eastAsia="en-US" w:bidi="ar-SA"/>
    </w:rPr>
  </w:style>
  <w:style w:type="paragraph" w:styleId="Header">
    <w:name w:val="header"/>
    <w:basedOn w:val="Normal"/>
    <w:link w:val="HeaderChar"/>
    <w:uiPriority w:val="99"/>
    <w:unhideWhenUsed/>
    <w:rsid w:val="00220105"/>
    <w:pPr>
      <w:tabs>
        <w:tab w:val="center" w:pos="4680"/>
        <w:tab w:val="right" w:pos="9360"/>
      </w:tabs>
    </w:pPr>
  </w:style>
  <w:style w:type="character" w:customStyle="1" w:styleId="HeaderChar">
    <w:name w:val="Header Char"/>
    <w:basedOn w:val="DefaultParagraphFont"/>
    <w:link w:val="Header"/>
    <w:uiPriority w:val="99"/>
    <w:rsid w:val="00220105"/>
    <w:rPr>
      <w:rFonts w:ascii="Times New Roman" w:hAnsi="Times New Roman" w:cs="Times New Roman"/>
      <w:sz w:val="24"/>
      <w:szCs w:val="20"/>
      <w:u w:val="single"/>
    </w:rPr>
  </w:style>
  <w:style w:type="paragraph" w:styleId="Footer">
    <w:name w:val="footer"/>
    <w:basedOn w:val="Normal"/>
    <w:link w:val="FooterChar"/>
    <w:uiPriority w:val="99"/>
    <w:unhideWhenUsed/>
    <w:rsid w:val="00220105"/>
    <w:pPr>
      <w:tabs>
        <w:tab w:val="center" w:pos="4680"/>
        <w:tab w:val="right" w:pos="9360"/>
      </w:tabs>
    </w:pPr>
  </w:style>
  <w:style w:type="character" w:customStyle="1" w:styleId="FooterChar">
    <w:name w:val="Footer Char"/>
    <w:basedOn w:val="DefaultParagraphFont"/>
    <w:link w:val="Footer"/>
    <w:uiPriority w:val="99"/>
    <w:rsid w:val="00220105"/>
    <w:rPr>
      <w:rFonts w:ascii="Times New Roman" w:hAnsi="Times New Roman" w:cs="Times New Roman"/>
      <w:sz w:val="24"/>
      <w:szCs w:val="20"/>
      <w:u w:val="single"/>
    </w:rPr>
  </w:style>
  <w:style w:type="paragraph" w:customStyle="1" w:styleId="BlockHeadings">
    <w:name w:val="Block Headings"/>
    <w:next w:val="Nothing"/>
    <w:link w:val="BlockHeadingsChar"/>
    <w:rsid w:val="001E12A0"/>
    <w:pPr>
      <w:jc w:val="center"/>
      <w:outlineLvl w:val="0"/>
    </w:pPr>
    <w:rPr>
      <w:b/>
      <w:sz w:val="28"/>
    </w:rPr>
  </w:style>
  <w:style w:type="paragraph" w:styleId="DocumentMap">
    <w:name w:val="Document Map"/>
    <w:basedOn w:val="Normal"/>
    <w:link w:val="DocumentMapChar"/>
    <w:uiPriority w:val="99"/>
    <w:semiHidden/>
    <w:unhideWhenUsed/>
    <w:rsid w:val="00924CE7"/>
    <w:rPr>
      <w:rFonts w:ascii="Tahoma" w:hAnsi="Tahoma" w:cs="Tahoma"/>
      <w:sz w:val="16"/>
      <w:szCs w:val="16"/>
    </w:rPr>
  </w:style>
  <w:style w:type="character" w:customStyle="1" w:styleId="BlockHeadingsChar">
    <w:name w:val="Block Headings Char"/>
    <w:basedOn w:val="DefaultParagraphFont"/>
    <w:link w:val="BlockHeadings"/>
    <w:rsid w:val="001E12A0"/>
    <w:rPr>
      <w:b/>
      <w:sz w:val="28"/>
    </w:rPr>
  </w:style>
  <w:style w:type="character" w:customStyle="1" w:styleId="DocumentMapChar">
    <w:name w:val="Document Map Char"/>
    <w:basedOn w:val="DefaultParagraphFont"/>
    <w:link w:val="DocumentMap"/>
    <w:uiPriority w:val="99"/>
    <w:semiHidden/>
    <w:rsid w:val="00924CE7"/>
    <w:rPr>
      <w:rFonts w:ascii="Tahoma" w:hAnsi="Tahoma" w:cs="Tahoma"/>
      <w:sz w:val="16"/>
      <w:szCs w:val="16"/>
      <w:u w:val="single"/>
    </w:rPr>
  </w:style>
  <w:style w:type="paragraph" w:customStyle="1" w:styleId="Tags">
    <w:name w:val="Tags"/>
    <w:next w:val="Cites"/>
    <w:link w:val="TagsChar"/>
    <w:rsid w:val="006048A7"/>
    <w:pPr>
      <w:widowControl w:val="0"/>
      <w:outlineLvl w:val="1"/>
    </w:pPr>
    <w:rPr>
      <w:rFonts w:ascii="Times New Roman" w:hAnsi="Times New Roman"/>
      <w:b/>
    </w:rPr>
  </w:style>
  <w:style w:type="paragraph" w:customStyle="1" w:styleId="Cards">
    <w:name w:val="Cards"/>
    <w:next w:val="Nothing"/>
    <w:link w:val="CardsChar"/>
    <w:rsid w:val="003E416D"/>
    <w:pPr>
      <w:jc w:val="both"/>
    </w:pPr>
    <w:rPr>
      <w:rFonts w:ascii="Times New Roman" w:hAnsi="Times New Roman"/>
    </w:rPr>
  </w:style>
  <w:style w:type="character" w:customStyle="1" w:styleId="TagsChar">
    <w:name w:val="Tags Char"/>
    <w:basedOn w:val="DefaultParagraphFont"/>
    <w:link w:val="Tags"/>
    <w:rsid w:val="006048A7"/>
    <w:rPr>
      <w:rFonts w:ascii="Times New Roman" w:hAnsi="Times New Roman"/>
      <w:b/>
      <w:sz w:val="24"/>
      <w:lang w:val="en-US" w:eastAsia="en-US" w:bidi="ar-SA"/>
    </w:rPr>
  </w:style>
  <w:style w:type="character" w:customStyle="1" w:styleId="CardsFont12ptChar">
    <w:name w:val="Cards + Font: 12 pt Char"/>
    <w:aliases w:val="Underline Char"/>
    <w:basedOn w:val="CardsChar"/>
    <w:link w:val="CardsFont12pt"/>
    <w:rsid w:val="00FA575B"/>
    <w:rPr>
      <w:rFonts w:ascii="Times New Roman" w:hAnsi="Times New Roman"/>
      <w:sz w:val="24"/>
      <w:u w:val="single"/>
      <w:lang w:val="en-US" w:eastAsia="en-US" w:bidi="ar-SA"/>
    </w:rPr>
  </w:style>
  <w:style w:type="character" w:customStyle="1" w:styleId="CardsChar">
    <w:name w:val="Cards Char"/>
    <w:basedOn w:val="DefaultParagraphFont"/>
    <w:link w:val="Cards"/>
    <w:rsid w:val="003E416D"/>
    <w:rPr>
      <w:rFonts w:ascii="Times New Roman" w:hAnsi="Times New Roman"/>
      <w:lang w:val="en-US" w:eastAsia="en-US" w:bidi="ar-SA"/>
    </w:rPr>
  </w:style>
  <w:style w:type="character" w:customStyle="1" w:styleId="NothingChar">
    <w:name w:val="Nothing Char"/>
    <w:basedOn w:val="DefaultParagraphFont"/>
    <w:link w:val="Nothing"/>
    <w:rsid w:val="0047417F"/>
    <w:rPr>
      <w:rFonts w:ascii="Times New Roman" w:hAnsi="Times New Roman"/>
      <w:lang w:val="en-US" w:eastAsia="en-US" w:bidi="ar-SA"/>
    </w:rPr>
  </w:style>
  <w:style w:type="character" w:customStyle="1" w:styleId="CitesChar">
    <w:name w:val="Cites Char"/>
    <w:basedOn w:val="DefaultParagraphFont"/>
    <w:link w:val="Cites"/>
    <w:rsid w:val="006048A7"/>
    <w:rPr>
      <w:rFonts w:ascii="Times New Roman" w:hAnsi="Times New Roman"/>
      <w:b/>
      <w:lang w:val="en-US" w:eastAsia="en-US" w:bidi="ar-SA"/>
    </w:rPr>
  </w:style>
  <w:style w:type="paragraph" w:styleId="TOC3">
    <w:name w:val="toc 3"/>
    <w:basedOn w:val="Normal"/>
    <w:next w:val="Normal"/>
    <w:autoRedefine/>
    <w:uiPriority w:val="39"/>
    <w:unhideWhenUsed/>
    <w:rsid w:val="00860BC6"/>
    <w:rPr>
      <w:rFonts w:asciiTheme="minorHAnsi" w:hAnsiTheme="minorHAnsi"/>
      <w:smallCaps/>
      <w:sz w:val="22"/>
      <w:szCs w:val="22"/>
    </w:rPr>
  </w:style>
  <w:style w:type="character" w:styleId="Hyperlink">
    <w:name w:val="Hyperlink"/>
    <w:basedOn w:val="DefaultParagraphFont"/>
    <w:unhideWhenUsed/>
    <w:rsid w:val="00860BC6"/>
    <w:rPr>
      <w:color w:val="0000FF"/>
      <w:u w:val="single"/>
    </w:rPr>
  </w:style>
  <w:style w:type="paragraph" w:styleId="TOC1">
    <w:name w:val="toc 1"/>
    <w:basedOn w:val="Normal"/>
    <w:next w:val="Normal"/>
    <w:autoRedefine/>
    <w:uiPriority w:val="39"/>
    <w:unhideWhenUsed/>
    <w:rsid w:val="007D1049"/>
    <w:pPr>
      <w:tabs>
        <w:tab w:val="right" w:pos="10070"/>
      </w:tabs>
      <w:spacing w:before="240" w:after="120"/>
    </w:pPr>
    <w:rPr>
      <w:rFonts w:ascii="Calibri" w:hAnsi="Calibri"/>
      <w:b/>
      <w:caps/>
      <w:noProof/>
      <w:szCs w:val="22"/>
      <w:u w:val="single"/>
    </w:rPr>
  </w:style>
  <w:style w:type="paragraph" w:styleId="TOC4">
    <w:name w:val="toc 4"/>
    <w:basedOn w:val="Normal"/>
    <w:next w:val="Normal"/>
    <w:autoRedefine/>
    <w:uiPriority w:val="39"/>
    <w:semiHidden/>
    <w:unhideWhenUsed/>
    <w:rsid w:val="00860BC6"/>
    <w:rPr>
      <w:rFonts w:asciiTheme="minorHAnsi" w:hAnsiTheme="minorHAnsi"/>
      <w:sz w:val="22"/>
      <w:szCs w:val="22"/>
    </w:rPr>
  </w:style>
  <w:style w:type="paragraph" w:styleId="TOC5">
    <w:name w:val="toc 5"/>
    <w:basedOn w:val="Normal"/>
    <w:next w:val="Normal"/>
    <w:autoRedefine/>
    <w:uiPriority w:val="39"/>
    <w:semiHidden/>
    <w:unhideWhenUsed/>
    <w:rsid w:val="00860BC6"/>
    <w:rPr>
      <w:rFonts w:asciiTheme="minorHAnsi" w:hAnsiTheme="minorHAnsi"/>
      <w:sz w:val="22"/>
      <w:szCs w:val="22"/>
    </w:rPr>
  </w:style>
  <w:style w:type="paragraph" w:styleId="TOC6">
    <w:name w:val="toc 6"/>
    <w:basedOn w:val="Normal"/>
    <w:next w:val="Normal"/>
    <w:autoRedefine/>
    <w:uiPriority w:val="39"/>
    <w:semiHidden/>
    <w:unhideWhenUsed/>
    <w:rsid w:val="00860BC6"/>
    <w:rPr>
      <w:rFonts w:asciiTheme="minorHAnsi" w:hAnsiTheme="minorHAnsi"/>
      <w:sz w:val="22"/>
      <w:szCs w:val="22"/>
    </w:rPr>
  </w:style>
  <w:style w:type="paragraph" w:styleId="TOC7">
    <w:name w:val="toc 7"/>
    <w:basedOn w:val="Normal"/>
    <w:next w:val="Normal"/>
    <w:autoRedefine/>
    <w:uiPriority w:val="39"/>
    <w:semiHidden/>
    <w:unhideWhenUsed/>
    <w:rsid w:val="00860BC6"/>
    <w:rPr>
      <w:rFonts w:asciiTheme="minorHAnsi" w:hAnsiTheme="minorHAnsi"/>
      <w:sz w:val="22"/>
      <w:szCs w:val="22"/>
    </w:rPr>
  </w:style>
  <w:style w:type="paragraph" w:styleId="TOC8">
    <w:name w:val="toc 8"/>
    <w:basedOn w:val="Normal"/>
    <w:next w:val="Normal"/>
    <w:autoRedefine/>
    <w:uiPriority w:val="39"/>
    <w:semiHidden/>
    <w:unhideWhenUsed/>
    <w:rsid w:val="00860BC6"/>
    <w:rPr>
      <w:rFonts w:asciiTheme="minorHAnsi" w:hAnsiTheme="minorHAnsi"/>
      <w:sz w:val="22"/>
      <w:szCs w:val="22"/>
    </w:rPr>
  </w:style>
  <w:style w:type="paragraph" w:styleId="TOC9">
    <w:name w:val="toc 9"/>
    <w:basedOn w:val="Normal"/>
    <w:next w:val="Normal"/>
    <w:autoRedefine/>
    <w:uiPriority w:val="39"/>
    <w:semiHidden/>
    <w:unhideWhenUsed/>
    <w:rsid w:val="00860BC6"/>
    <w:rPr>
      <w:rFonts w:asciiTheme="minorHAnsi" w:hAnsiTheme="minorHAnsi"/>
      <w:sz w:val="22"/>
      <w:szCs w:val="22"/>
    </w:rPr>
  </w:style>
  <w:style w:type="paragraph" w:customStyle="1" w:styleId="BlockHeaderHidden">
    <w:name w:val="Block Header Hidden"/>
    <w:next w:val="Nothing"/>
    <w:link w:val="BlockHeaderHiddenChar"/>
    <w:rsid w:val="006048A7"/>
    <w:pPr>
      <w:jc w:val="center"/>
    </w:pPr>
    <w:rPr>
      <w:rFonts w:ascii="Times New Roman" w:hAnsi="Times New Roman"/>
      <w:b/>
      <w:sz w:val="28"/>
    </w:rPr>
  </w:style>
  <w:style w:type="paragraph" w:customStyle="1" w:styleId="AuthorDate">
    <w:name w:val="AuthorDate"/>
    <w:next w:val="Nothing"/>
    <w:link w:val="AuthorDateChar"/>
    <w:rsid w:val="00DA723C"/>
    <w:pPr>
      <w:widowControl w:val="0"/>
      <w:outlineLvl w:val="2"/>
    </w:pPr>
    <w:rPr>
      <w:rFonts w:ascii="Times New Roman" w:hAnsi="Times New Roman"/>
      <w:b/>
      <w:u w:val="single"/>
    </w:rPr>
  </w:style>
  <w:style w:type="character" w:customStyle="1" w:styleId="BlockHeaderHiddenChar">
    <w:name w:val="Block Header Hidden Char"/>
    <w:basedOn w:val="DefaultParagraphFont"/>
    <w:link w:val="BlockHeaderHidden"/>
    <w:rsid w:val="006048A7"/>
    <w:rPr>
      <w:rFonts w:ascii="Times New Roman" w:hAnsi="Times New Roman"/>
      <w:b/>
      <w:sz w:val="28"/>
      <w:lang w:val="en-US" w:eastAsia="en-US" w:bidi="ar-SA"/>
    </w:rPr>
  </w:style>
  <w:style w:type="character" w:customStyle="1" w:styleId="AuthorDateChar">
    <w:name w:val="AuthorDate Char"/>
    <w:basedOn w:val="DefaultParagraphFont"/>
    <w:link w:val="AuthorDate"/>
    <w:rsid w:val="00DA723C"/>
    <w:rPr>
      <w:rFonts w:ascii="Times New Roman" w:hAnsi="Times New Roman"/>
      <w:b/>
      <w:sz w:val="24"/>
      <w:u w:val="single"/>
      <w:lang w:val="en-US" w:eastAsia="en-US" w:bidi="ar-SA"/>
    </w:rPr>
  </w:style>
  <w:style w:type="character" w:customStyle="1" w:styleId="CardsFont12pt0">
    <w:name w:val="Cards + Font 12pt"/>
    <w:basedOn w:val="CardsChar"/>
    <w:uiPriority w:val="1"/>
    <w:rsid w:val="00FA575B"/>
    <w:rPr>
      <w:rFonts w:ascii="Times New Roman" w:hAnsi="Times New Roman"/>
      <w:sz w:val="24"/>
      <w:u w:val="single"/>
      <w:lang w:val="en-US" w:eastAsia="en-US" w:bidi="ar-SA"/>
    </w:rPr>
  </w:style>
  <w:style w:type="character" w:customStyle="1" w:styleId="CardsHighlight">
    <w:name w:val="Cards Highlight"/>
    <w:basedOn w:val="DefaultParagraphFont"/>
    <w:uiPriority w:val="1"/>
    <w:rsid w:val="00FA575B"/>
    <w:rPr>
      <w:rFonts w:ascii="Times New Roman" w:hAnsi="Times New Roman"/>
      <w:sz w:val="24"/>
      <w:u w:val="single"/>
      <w:bdr w:val="none" w:sz="0" w:space="0" w:color="auto"/>
      <w:shd w:val="clear" w:color="auto" w:fill="00FFFF"/>
    </w:rPr>
  </w:style>
  <w:style w:type="character" w:styleId="PageNumber">
    <w:name w:val="page number"/>
    <w:basedOn w:val="DefaultParagraphFont"/>
    <w:uiPriority w:val="99"/>
    <w:semiHidden/>
    <w:unhideWhenUsed/>
    <w:rsid w:val="003D531C"/>
  </w:style>
  <w:style w:type="character" w:customStyle="1" w:styleId="Heading1Char">
    <w:name w:val="Heading 1 Char"/>
    <w:basedOn w:val="DefaultParagraphFont"/>
    <w:link w:val="Heading1"/>
    <w:uiPriority w:val="9"/>
    <w:rsid w:val="001E12A0"/>
    <w:rPr>
      <w:rFonts w:eastAsiaTheme="majorEastAsia" w:cstheme="majorBidi"/>
      <w:b/>
      <w:bCs/>
      <w:sz w:val="24"/>
      <w:szCs w:val="32"/>
    </w:rPr>
  </w:style>
  <w:style w:type="character" w:customStyle="1" w:styleId="Heading2Char">
    <w:name w:val="Heading 2 Char"/>
    <w:basedOn w:val="DefaultParagraphFont"/>
    <w:link w:val="Heading2"/>
    <w:uiPriority w:val="9"/>
    <w:rsid w:val="001E12A0"/>
    <w:rPr>
      <w:rFonts w:asciiTheme="majorHAnsi" w:eastAsiaTheme="majorEastAsia" w:hAnsiTheme="majorHAnsi" w:cstheme="majorBidi"/>
      <w:b/>
      <w:bCs/>
      <w:color w:val="4F81BD" w:themeColor="accent1"/>
      <w:sz w:val="26"/>
      <w:szCs w:val="26"/>
    </w:rPr>
  </w:style>
  <w:style w:type="paragraph" w:customStyle="1" w:styleId="p1">
    <w:name w:val="p1"/>
    <w:basedOn w:val="Normal"/>
    <w:rsid w:val="001E12A0"/>
    <w:pPr>
      <w:widowControl w:val="0"/>
      <w:tabs>
        <w:tab w:val="left" w:pos="232"/>
      </w:tabs>
      <w:autoSpaceDE w:val="0"/>
      <w:autoSpaceDN w:val="0"/>
      <w:adjustRightInd w:val="0"/>
      <w:ind w:firstLine="232"/>
      <w:jc w:val="both"/>
    </w:pPr>
  </w:style>
  <w:style w:type="paragraph" w:styleId="ListParagraph">
    <w:name w:val="List Paragraph"/>
    <w:basedOn w:val="Normal"/>
    <w:uiPriority w:val="34"/>
    <w:qFormat/>
    <w:rsid w:val="001E12A0"/>
    <w:pPr>
      <w:ind w:left="720"/>
      <w:contextualSpacing/>
    </w:pPr>
  </w:style>
  <w:style w:type="paragraph" w:styleId="FootnoteText">
    <w:name w:val="footnote text"/>
    <w:basedOn w:val="Normal"/>
    <w:link w:val="FootnoteTextChar"/>
    <w:uiPriority w:val="99"/>
    <w:unhideWhenUsed/>
    <w:rsid w:val="001E12A0"/>
  </w:style>
  <w:style w:type="character" w:customStyle="1" w:styleId="FootnoteTextChar">
    <w:name w:val="Footnote Text Char"/>
    <w:basedOn w:val="DefaultParagraphFont"/>
    <w:link w:val="FootnoteText"/>
    <w:uiPriority w:val="99"/>
    <w:rsid w:val="001E12A0"/>
    <w:rPr>
      <w:rFonts w:ascii="Times New Roman" w:eastAsia="Times New Roman" w:hAnsi="Times New Roman"/>
      <w:sz w:val="24"/>
      <w:szCs w:val="24"/>
    </w:rPr>
  </w:style>
  <w:style w:type="character" w:styleId="FootnoteReference">
    <w:name w:val="footnote reference"/>
    <w:basedOn w:val="DefaultParagraphFont"/>
    <w:uiPriority w:val="99"/>
    <w:unhideWhenUsed/>
    <w:rsid w:val="001E12A0"/>
    <w:rPr>
      <w:vertAlign w:val="superscript"/>
    </w:rPr>
  </w:style>
  <w:style w:type="paragraph" w:customStyle="1" w:styleId="Style3">
    <w:name w:val="Style3"/>
    <w:basedOn w:val="Normal"/>
    <w:link w:val="Style3Char"/>
    <w:rsid w:val="001E12A0"/>
    <w:rPr>
      <w:rFonts w:ascii="Arial Narrow" w:hAnsi="Arial Narrow"/>
      <w:b/>
      <w:sz w:val="22"/>
    </w:rPr>
  </w:style>
  <w:style w:type="character" w:customStyle="1" w:styleId="Style3Char">
    <w:name w:val="Style3 Char"/>
    <w:basedOn w:val="DefaultParagraphFont"/>
    <w:link w:val="Style3"/>
    <w:rsid w:val="001E12A0"/>
    <w:rPr>
      <w:rFonts w:ascii="Arial Narrow" w:eastAsia="Times New Roman" w:hAnsi="Arial Narrow"/>
      <w:b/>
      <w:sz w:val="22"/>
      <w:szCs w:val="24"/>
    </w:rPr>
  </w:style>
  <w:style w:type="paragraph" w:styleId="NormalWeb">
    <w:name w:val="Normal (Web)"/>
    <w:basedOn w:val="Normal"/>
    <w:unhideWhenUsed/>
    <w:rsid w:val="001E12A0"/>
    <w:pPr>
      <w:spacing w:before="100" w:beforeAutospacing="1" w:after="100" w:afterAutospacing="1"/>
    </w:pPr>
  </w:style>
  <w:style w:type="paragraph" w:customStyle="1" w:styleId="evidencetext">
    <w:name w:val="evidence text"/>
    <w:basedOn w:val="Normal"/>
    <w:rsid w:val="001E12A0"/>
    <w:pPr>
      <w:ind w:left="1728" w:right="1008"/>
    </w:pPr>
    <w:rPr>
      <w:rFonts w:ascii="Arial" w:hAnsi="Arial"/>
      <w:color w:val="000000"/>
      <w:sz w:val="18"/>
    </w:rPr>
  </w:style>
  <w:style w:type="character" w:customStyle="1" w:styleId="TagsChar1">
    <w:name w:val="Tags Char1"/>
    <w:basedOn w:val="DefaultParagraphFont"/>
    <w:rsid w:val="001E12A0"/>
    <w:rPr>
      <w:b/>
      <w:noProof w:val="0"/>
      <w:sz w:val="24"/>
      <w:lang w:val="en-US" w:eastAsia="en-US" w:bidi="ar-SA"/>
    </w:rPr>
  </w:style>
  <w:style w:type="character" w:customStyle="1" w:styleId="DebateUnderline">
    <w:name w:val="Debate Underline"/>
    <w:rsid w:val="001E12A0"/>
    <w:rPr>
      <w:rFonts w:ascii="Times New Roman" w:hAnsi="Times New Roman"/>
      <w:sz w:val="24"/>
      <w:u w:val="thick"/>
    </w:rPr>
  </w:style>
  <w:style w:type="character" w:customStyle="1" w:styleId="Author-Date">
    <w:name w:val="Author-Date"/>
    <w:rsid w:val="001E12A0"/>
    <w:rPr>
      <w:b/>
      <w:sz w:val="24"/>
    </w:rPr>
  </w:style>
  <w:style w:type="paragraph" w:styleId="TOCHeading">
    <w:name w:val="TOC Heading"/>
    <w:basedOn w:val="Heading1"/>
    <w:next w:val="Normal"/>
    <w:uiPriority w:val="39"/>
    <w:unhideWhenUsed/>
    <w:qFormat/>
    <w:rsid w:val="001E12A0"/>
    <w:pPr>
      <w:spacing w:line="276" w:lineRule="auto"/>
      <w:jc w:val="left"/>
      <w:outlineLvl w:val="9"/>
    </w:pPr>
    <w:rPr>
      <w:rFonts w:asciiTheme="majorHAnsi" w:hAnsiTheme="majorHAnsi"/>
      <w:color w:val="365F91" w:themeColor="accent1" w:themeShade="BF"/>
      <w:sz w:val="28"/>
      <w:szCs w:val="28"/>
    </w:rPr>
  </w:style>
  <w:style w:type="paragraph" w:styleId="BalloonText">
    <w:name w:val="Balloon Text"/>
    <w:basedOn w:val="Normal"/>
    <w:link w:val="BalloonTextChar"/>
    <w:rsid w:val="00FF3E1F"/>
    <w:rPr>
      <w:rFonts w:ascii="Tahoma" w:hAnsi="Tahoma" w:cs="Tahoma"/>
      <w:sz w:val="16"/>
      <w:szCs w:val="16"/>
    </w:rPr>
  </w:style>
  <w:style w:type="character" w:customStyle="1" w:styleId="BalloonTextChar">
    <w:name w:val="Balloon Text Char"/>
    <w:basedOn w:val="DefaultParagraphFont"/>
    <w:link w:val="BalloonText"/>
    <w:rsid w:val="00FF3E1F"/>
    <w:rPr>
      <w:rFonts w:ascii="Tahoma" w:eastAsia="Times New Roman" w:hAnsi="Tahoma" w:cs="Tahoma"/>
      <w:sz w:val="16"/>
      <w:szCs w:val="16"/>
    </w:rPr>
  </w:style>
  <w:style w:type="character" w:styleId="CommentReference">
    <w:name w:val="annotation reference"/>
    <w:basedOn w:val="DefaultParagraphFont"/>
    <w:rsid w:val="006E76C6"/>
    <w:rPr>
      <w:sz w:val="18"/>
      <w:szCs w:val="18"/>
    </w:rPr>
  </w:style>
  <w:style w:type="paragraph" w:styleId="CommentText">
    <w:name w:val="annotation text"/>
    <w:basedOn w:val="Normal"/>
    <w:link w:val="CommentTextChar"/>
    <w:rsid w:val="006E76C6"/>
  </w:style>
  <w:style w:type="character" w:customStyle="1" w:styleId="CommentTextChar">
    <w:name w:val="Comment Text Char"/>
    <w:basedOn w:val="DefaultParagraphFont"/>
    <w:link w:val="CommentText"/>
    <w:rsid w:val="006E76C6"/>
    <w:rPr>
      <w:rFonts w:ascii="Times New Roman" w:eastAsia="Times New Roman" w:hAnsi="Times New Roman"/>
    </w:rPr>
  </w:style>
  <w:style w:type="paragraph" w:styleId="CommentSubject">
    <w:name w:val="annotation subject"/>
    <w:basedOn w:val="CommentText"/>
    <w:next w:val="CommentText"/>
    <w:link w:val="CommentSubjectChar"/>
    <w:rsid w:val="006E76C6"/>
    <w:rPr>
      <w:b/>
      <w:bCs/>
      <w:sz w:val="20"/>
      <w:szCs w:val="20"/>
    </w:rPr>
  </w:style>
  <w:style w:type="character" w:customStyle="1" w:styleId="CommentSubjectChar">
    <w:name w:val="Comment Subject Char"/>
    <w:basedOn w:val="CommentTextChar"/>
    <w:link w:val="CommentSubject"/>
    <w:rsid w:val="006E76C6"/>
    <w:rPr>
      <w:rFonts w:ascii="Times New Roman" w:eastAsia="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4692570">
      <w:bodyDiv w:val="1"/>
      <w:marLeft w:val="0"/>
      <w:marRight w:val="0"/>
      <w:marTop w:val="0"/>
      <w:marBottom w:val="0"/>
      <w:divBdr>
        <w:top w:val="none" w:sz="0" w:space="0" w:color="auto"/>
        <w:left w:val="none" w:sz="0" w:space="0" w:color="auto"/>
        <w:bottom w:val="none" w:sz="0" w:space="0" w:color="auto"/>
        <w:right w:val="none" w:sz="0" w:space="0" w:color="auto"/>
      </w:divBdr>
    </w:div>
    <w:div w:id="1348553834">
      <w:bodyDiv w:val="1"/>
      <w:marLeft w:val="0"/>
      <w:marRight w:val="0"/>
      <w:marTop w:val="0"/>
      <w:marBottom w:val="0"/>
      <w:divBdr>
        <w:top w:val="none" w:sz="0" w:space="0" w:color="auto"/>
        <w:left w:val="none" w:sz="0" w:space="0" w:color="auto"/>
        <w:bottom w:val="none" w:sz="0" w:space="0" w:color="auto"/>
        <w:right w:val="none" w:sz="0" w:space="0" w:color="auto"/>
      </w:divBdr>
    </w:div>
    <w:div w:id="1575704825">
      <w:bodyDiv w:val="1"/>
      <w:marLeft w:val="0"/>
      <w:marRight w:val="0"/>
      <w:marTop w:val="0"/>
      <w:marBottom w:val="0"/>
      <w:divBdr>
        <w:top w:val="none" w:sz="0" w:space="0" w:color="auto"/>
        <w:left w:val="none" w:sz="0" w:space="0" w:color="auto"/>
        <w:bottom w:val="none" w:sz="0" w:space="0" w:color="auto"/>
        <w:right w:val="none" w:sz="0" w:space="0" w:color="auto"/>
      </w:divBdr>
    </w:div>
    <w:div w:id="189215689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hubwaydatachallenge.org/trip-history-data/" TargetMode="External"/><Relationship Id="rId20" Type="http://schemas.openxmlformats.org/officeDocument/2006/relationships/theme" Target="theme/theme1.xml"/><Relationship Id="rId10" Type="http://schemas.openxmlformats.org/officeDocument/2006/relationships/comments" Target="comments.xml"/><Relationship Id="rId11" Type="http://schemas.openxmlformats.org/officeDocument/2006/relationships/image" Target="media/image1.jpe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7.gif"/></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Choi:Documents:random%20school:untitled%20folder:HW%20Debate%20Team:Theory:THE%20REALLY%20REAL%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A691CD-6419-BC44-ADBD-3327BC792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 REALLY REAL TEMPLATE.dotx</Template>
  <TotalTime>126</TotalTime>
  <Pages>12</Pages>
  <Words>2182</Words>
  <Characters>12442</Characters>
  <Application>Microsoft Macintosh Word</Application>
  <DocSecurity>0</DocSecurity>
  <Lines>103</Lines>
  <Paragraphs>29</Paragraphs>
  <ScaleCrop>false</ScaleCrop>
  <Company/>
  <LinksUpToDate>false</LinksUpToDate>
  <CharactersWithSpaces>14595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F2 – Block Header</dc:title>
  <dc:creator>Michelle Choi</dc:creator>
  <cp:lastModifiedBy>Samantha Udolf</cp:lastModifiedBy>
  <cp:revision>53</cp:revision>
  <cp:lastPrinted>2015-04-17T23:36:00Z</cp:lastPrinted>
  <dcterms:created xsi:type="dcterms:W3CDTF">2015-04-17T23:36:00Z</dcterms:created>
  <dcterms:modified xsi:type="dcterms:W3CDTF">2015-05-04T02:15:00Z</dcterms:modified>
</cp:coreProperties>
</file>